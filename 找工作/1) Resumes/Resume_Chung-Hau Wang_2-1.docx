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E98" w:rsidRPr="001D4956" w:rsidRDefault="00A65E98" w:rsidP="00EA73FE">
      <w:pPr>
        <w:jc w:val="both"/>
        <w:rPr>
          <w:rFonts w:ascii="Times New Roman" w:eastAsia="新細明體" w:hAnsi="Times New Roman"/>
          <w:b/>
          <w:sz w:val="32"/>
          <w:szCs w:val="32"/>
          <w:rPrChange w:id="0" w:author="Michael Hwang" w:date="2014-06-23T21:58:00Z">
            <w:rPr>
              <w:rFonts w:ascii="Times New Roman" w:eastAsia="新細明體" w:hAnsi="Times New Roman"/>
              <w:b/>
              <w:sz w:val="22"/>
              <w:szCs w:val="22"/>
            </w:rPr>
          </w:rPrChange>
        </w:rPr>
      </w:pPr>
      <w:r w:rsidRPr="001D4956">
        <w:rPr>
          <w:rFonts w:ascii="Times New Roman" w:eastAsia="新細明體" w:hAnsi="Times New Roman"/>
          <w:b/>
          <w:sz w:val="32"/>
          <w:szCs w:val="32"/>
          <w:rPrChange w:id="1" w:author="Michael Hwang" w:date="2014-06-23T21:58:00Z">
            <w:rPr>
              <w:rFonts w:ascii="Times New Roman" w:eastAsia="新細明體" w:hAnsi="Times New Roman"/>
              <w:b/>
              <w:sz w:val="22"/>
              <w:szCs w:val="22"/>
            </w:rPr>
          </w:rPrChange>
        </w:rPr>
        <w:t>Chung-</w:t>
      </w:r>
      <w:proofErr w:type="spellStart"/>
      <w:r w:rsidRPr="001D4956">
        <w:rPr>
          <w:rFonts w:ascii="Times New Roman" w:eastAsia="新細明體" w:hAnsi="Times New Roman"/>
          <w:b/>
          <w:sz w:val="32"/>
          <w:szCs w:val="32"/>
          <w:rPrChange w:id="2" w:author="Michael Hwang" w:date="2014-06-23T21:58:00Z">
            <w:rPr>
              <w:rFonts w:ascii="Times New Roman" w:eastAsia="新細明體" w:hAnsi="Times New Roman"/>
              <w:b/>
              <w:sz w:val="22"/>
              <w:szCs w:val="22"/>
            </w:rPr>
          </w:rPrChange>
        </w:rPr>
        <w:t>Hau</w:t>
      </w:r>
      <w:proofErr w:type="spellEnd"/>
      <w:r w:rsidR="00284C6E" w:rsidRPr="001D4956">
        <w:rPr>
          <w:rFonts w:ascii="Times New Roman" w:eastAsia="新細明體" w:hAnsi="Times New Roman"/>
          <w:b/>
          <w:sz w:val="32"/>
          <w:szCs w:val="32"/>
          <w:rPrChange w:id="3" w:author="Michael Hwang" w:date="2014-06-23T21:58:00Z">
            <w:rPr>
              <w:rFonts w:ascii="Times New Roman" w:eastAsia="新細明體" w:hAnsi="Times New Roman"/>
              <w:b/>
              <w:sz w:val="22"/>
              <w:szCs w:val="22"/>
            </w:rPr>
          </w:rPrChange>
        </w:rPr>
        <w:t xml:space="preserve"> Wang</w:t>
      </w:r>
    </w:p>
    <w:p w:rsidR="001D4956" w:rsidRPr="001D4956" w:rsidRDefault="000807BB" w:rsidP="005C3FF9">
      <w:pPr>
        <w:pBdr>
          <w:bottom w:val="single" w:sz="6" w:space="1" w:color="auto"/>
        </w:pBdr>
        <w:jc w:val="both"/>
        <w:rPr>
          <w:ins w:id="4" w:author="Michael Hwang" w:date="2014-06-23T21:57:00Z"/>
          <w:rFonts w:ascii="Times New Roman" w:eastAsia="新細明體" w:hAnsi="Times New Roman"/>
          <w:sz w:val="22"/>
          <w:szCs w:val="22"/>
        </w:rPr>
        <w:pPrChange w:id="5" w:author="Sherlock Wang" w:date="2014-06-24T13:43:00Z">
          <w:pPr>
            <w:pBdr>
              <w:bottom w:val="single" w:sz="6" w:space="1" w:color="auto"/>
            </w:pBdr>
            <w:jc w:val="both"/>
          </w:pPr>
        </w:pPrChange>
      </w:pPr>
      <w:r w:rsidRPr="001D4956">
        <w:rPr>
          <w:rFonts w:ascii="Times New Roman" w:eastAsia="新細明體" w:hAnsi="Times New Roman"/>
          <w:sz w:val="22"/>
          <w:szCs w:val="22"/>
        </w:rPr>
        <w:t>26</w:t>
      </w:r>
      <w:r w:rsidR="008E7FD6" w:rsidRPr="001D4956">
        <w:rPr>
          <w:rFonts w:ascii="Times New Roman" w:eastAsia="新細明體" w:hAnsi="Times New Roman"/>
          <w:sz w:val="22"/>
          <w:szCs w:val="22"/>
        </w:rPr>
        <w:t>77 Ellendale Pl. Apt. 216</w:t>
      </w:r>
      <w:del w:id="6" w:author="Michael Hwang" w:date="2014-06-23T21:57:00Z">
        <w:r w:rsidRPr="001D4956" w:rsidDel="001D4956">
          <w:rPr>
            <w:rFonts w:ascii="Times New Roman" w:eastAsia="新細明體" w:hAnsi="Times New Roman"/>
            <w:sz w:val="22"/>
            <w:szCs w:val="22"/>
          </w:rPr>
          <w:delText>．</w:delText>
        </w:r>
      </w:del>
    </w:p>
    <w:p w:rsidR="001D4956" w:rsidRPr="001D4956" w:rsidRDefault="000807BB" w:rsidP="005C3FF9">
      <w:pPr>
        <w:pBdr>
          <w:bottom w:val="single" w:sz="6" w:space="1" w:color="auto"/>
        </w:pBdr>
        <w:jc w:val="both"/>
        <w:rPr>
          <w:ins w:id="7" w:author="Michael Hwang" w:date="2014-06-23T21:57:00Z"/>
          <w:rFonts w:ascii="Times New Roman" w:eastAsia="新細明體" w:hAnsi="Times New Roman"/>
          <w:sz w:val="22"/>
          <w:szCs w:val="22"/>
        </w:rPr>
        <w:pPrChange w:id="8" w:author="Sherlock Wang" w:date="2014-06-24T13:43:00Z">
          <w:pPr>
            <w:pBdr>
              <w:bottom w:val="single" w:sz="6" w:space="1" w:color="auto"/>
            </w:pBdr>
            <w:jc w:val="both"/>
          </w:pPr>
        </w:pPrChange>
      </w:pPr>
      <w:r w:rsidRPr="001D4956">
        <w:rPr>
          <w:rFonts w:ascii="Times New Roman" w:eastAsia="新細明體" w:hAnsi="Times New Roman"/>
          <w:sz w:val="22"/>
          <w:szCs w:val="22"/>
        </w:rPr>
        <w:t>Los Angeles, CA 90007</w:t>
      </w:r>
      <w:del w:id="9" w:author="Michael Hwang" w:date="2014-06-23T21:57:00Z">
        <w:r w:rsidRPr="001D4956" w:rsidDel="001D4956">
          <w:rPr>
            <w:rFonts w:ascii="Times New Roman" w:eastAsia="新細明體" w:hAnsi="Times New Roman" w:hint="eastAsia"/>
            <w:sz w:val="22"/>
            <w:szCs w:val="22"/>
          </w:rPr>
          <w:delText>．</w:delText>
        </w:r>
      </w:del>
    </w:p>
    <w:p w:rsidR="00A65E98" w:rsidRPr="001D4956" w:rsidRDefault="000807BB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sz w:val="22"/>
          <w:szCs w:val="22"/>
        </w:rPr>
        <w:pPrChange w:id="10" w:author="Sherlock Wang" w:date="2014-06-24T13:43:00Z">
          <w:pPr>
            <w:pBdr>
              <w:bottom w:val="single" w:sz="6" w:space="1" w:color="auto"/>
            </w:pBdr>
            <w:jc w:val="both"/>
          </w:pPr>
        </w:pPrChange>
      </w:pPr>
      <w:r w:rsidRPr="001D4956">
        <w:rPr>
          <w:rFonts w:ascii="Times New Roman" w:eastAsia="新細明體" w:hAnsi="Times New Roman"/>
          <w:sz w:val="22"/>
          <w:szCs w:val="22"/>
        </w:rPr>
        <w:t>(213)359-9740</w:t>
      </w:r>
      <w:r w:rsidRPr="001D4956">
        <w:rPr>
          <w:rFonts w:ascii="Times New Roman" w:eastAsia="新細明體" w:hAnsi="Times New Roman" w:hint="eastAsia"/>
          <w:sz w:val="22"/>
          <w:szCs w:val="22"/>
        </w:rPr>
        <w:t>．</w:t>
      </w:r>
      <w:r w:rsidRPr="001D4956">
        <w:rPr>
          <w:rFonts w:ascii="Times New Roman" w:eastAsia="新細明體" w:hAnsi="Times New Roman"/>
          <w:sz w:val="22"/>
          <w:szCs w:val="22"/>
        </w:rPr>
        <w:t>chunghau@usc.edu</w:t>
      </w:r>
    </w:p>
    <w:p w:rsidR="004208A9" w:rsidRPr="004C34DF" w:rsidRDefault="004208A9" w:rsidP="005C3FF9">
      <w:pPr>
        <w:jc w:val="both"/>
        <w:rPr>
          <w:rFonts w:ascii="Times New Roman" w:eastAsia="新細明體" w:hAnsi="Times New Roman"/>
          <w:sz w:val="22"/>
          <w:szCs w:val="22"/>
        </w:rPr>
        <w:pPrChange w:id="11" w:author="Sherlock Wang" w:date="2014-06-24T13:43:00Z">
          <w:pPr/>
        </w:pPrChange>
      </w:pPr>
    </w:p>
    <w:p w:rsidR="00A65E98" w:rsidRPr="004C34DF" w:rsidRDefault="00A65E98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12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E</w:t>
      </w:r>
      <w:r w:rsidR="001B00FD" w:rsidRPr="004C34DF">
        <w:rPr>
          <w:rFonts w:ascii="Times New Roman" w:eastAsia="新細明體" w:hAnsi="Times New Roman"/>
          <w:b/>
          <w:sz w:val="22"/>
          <w:szCs w:val="22"/>
        </w:rPr>
        <w:t>DUCATION</w:t>
      </w:r>
    </w:p>
    <w:p w:rsidR="009B31FF" w:rsidRPr="004C34DF" w:rsidRDefault="00360670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13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University of Southern California</w:t>
      </w:r>
      <w:r w:rsidR="00622340" w:rsidRPr="004C34DF">
        <w:rPr>
          <w:rFonts w:ascii="Times New Roman" w:eastAsia="新細明體" w:hAnsi="Times New Roman"/>
          <w:b/>
          <w:sz w:val="22"/>
          <w:szCs w:val="22"/>
        </w:rPr>
        <w:t xml:space="preserve"> (USC)</w:t>
      </w:r>
      <w:r w:rsidR="00625763"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="00625763" w:rsidRPr="004C34DF">
        <w:rPr>
          <w:rFonts w:ascii="Times New Roman" w:eastAsia="新細明體" w:hAnsi="Times New Roman"/>
          <w:sz w:val="22"/>
          <w:szCs w:val="22"/>
        </w:rPr>
        <w:t xml:space="preserve"> Los Angeles, CA</w:t>
      </w:r>
      <w:r w:rsidR="00606EC7" w:rsidRPr="004C34DF">
        <w:rPr>
          <w:rFonts w:ascii="Times New Roman" w:eastAsia="新細明體" w:hAnsi="Times New Roman"/>
          <w:sz w:val="22"/>
          <w:szCs w:val="22"/>
        </w:rPr>
        <w:tab/>
        <w:t>Dec 2013</w:t>
      </w:r>
    </w:p>
    <w:p w:rsidR="006B52CC" w:rsidRPr="004C34DF" w:rsidRDefault="008A6897" w:rsidP="005C3FF9">
      <w:pPr>
        <w:tabs>
          <w:tab w:val="left" w:pos="1985"/>
        </w:tabs>
        <w:jc w:val="both"/>
        <w:rPr>
          <w:rFonts w:ascii="Times New Roman" w:eastAsia="新細明體" w:hAnsi="Times New Roman"/>
          <w:sz w:val="22"/>
          <w:szCs w:val="22"/>
        </w:rPr>
        <w:pPrChange w:id="14" w:author="Sherlock Wang" w:date="2014-06-24T13:43:00Z">
          <w:pPr>
            <w:tabs>
              <w:tab w:val="left" w:pos="1985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Master </w:t>
      </w:r>
      <w:r w:rsidR="005469E8" w:rsidRPr="004C34DF">
        <w:rPr>
          <w:rFonts w:ascii="Times New Roman" w:eastAsia="新細明體" w:hAnsi="Times New Roman"/>
          <w:sz w:val="22"/>
          <w:szCs w:val="22"/>
        </w:rPr>
        <w:t xml:space="preserve">of Science, </w:t>
      </w:r>
      <w:r w:rsidRPr="004C34DF">
        <w:rPr>
          <w:rFonts w:ascii="Times New Roman" w:eastAsia="新細明體" w:hAnsi="Times New Roman"/>
          <w:sz w:val="22"/>
          <w:szCs w:val="22"/>
        </w:rPr>
        <w:t>Mechanical Engineering</w:t>
      </w:r>
      <w:r w:rsidR="00FA6959" w:rsidRPr="004C34DF">
        <w:rPr>
          <w:rFonts w:ascii="Times New Roman" w:eastAsia="新細明體" w:hAnsi="Times New Roman"/>
          <w:sz w:val="22"/>
          <w:szCs w:val="22"/>
        </w:rPr>
        <w:t xml:space="preserve"> (Speci</w:t>
      </w:r>
      <w:r w:rsidR="00140D75" w:rsidRPr="004C34DF">
        <w:rPr>
          <w:rFonts w:ascii="Times New Roman" w:eastAsia="新細明體" w:hAnsi="Times New Roman"/>
          <w:sz w:val="22"/>
          <w:szCs w:val="22"/>
        </w:rPr>
        <w:t>alized</w:t>
      </w:r>
      <w:r w:rsidR="00FA6959" w:rsidRPr="004C34DF">
        <w:rPr>
          <w:rFonts w:ascii="Times New Roman" w:eastAsia="新細明體" w:hAnsi="Times New Roman"/>
          <w:sz w:val="22"/>
          <w:szCs w:val="22"/>
        </w:rPr>
        <w:t xml:space="preserve"> in Control and Design)</w:t>
      </w:r>
    </w:p>
    <w:p w:rsidR="003A6732" w:rsidRPr="004C34DF" w:rsidRDefault="003A6732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15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Jian </w:t>
      </w:r>
      <w:proofErr w:type="spellStart"/>
      <w:r w:rsidRPr="004C34DF">
        <w:rPr>
          <w:rFonts w:ascii="Times New Roman" w:eastAsia="新細明體" w:hAnsi="Times New Roman"/>
          <w:b/>
          <w:sz w:val="22"/>
          <w:szCs w:val="22"/>
        </w:rPr>
        <w:t>Guo</w:t>
      </w:r>
      <w:proofErr w:type="spellEnd"/>
      <w:r w:rsidR="00467A1A" w:rsidRPr="004C34DF"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="002850DA" w:rsidRPr="004C34DF">
        <w:rPr>
          <w:rFonts w:ascii="Times New Roman" w:eastAsia="新細明體" w:hAnsi="Times New Roman"/>
          <w:b/>
          <w:sz w:val="22"/>
          <w:szCs w:val="22"/>
        </w:rPr>
        <w:t>Educational Institution for Chinese Medicine</w:t>
      </w:r>
      <w:r w:rsidR="000E78CC" w:rsidRPr="004C34DF">
        <w:rPr>
          <w:rFonts w:ascii="Times New Roman" w:eastAsia="新細明體" w:hAnsi="Times New Roman"/>
          <w:b/>
          <w:sz w:val="22"/>
          <w:szCs w:val="22"/>
        </w:rPr>
        <w:t xml:space="preserve">, </w:t>
      </w:r>
      <w:r w:rsidR="000E78CC" w:rsidRPr="004C34DF">
        <w:rPr>
          <w:rFonts w:ascii="Times New Roman" w:eastAsia="新細明體" w:hAnsi="Times New Roman"/>
          <w:sz w:val="22"/>
          <w:szCs w:val="22"/>
        </w:rPr>
        <w:t>Taichung, Taiwan</w:t>
      </w:r>
      <w:r w:rsidR="00F23966" w:rsidRPr="004C34DF">
        <w:rPr>
          <w:rFonts w:ascii="Times New Roman" w:eastAsia="新細明體" w:hAnsi="Times New Roman"/>
          <w:sz w:val="22"/>
          <w:szCs w:val="22"/>
        </w:rPr>
        <w:tab/>
        <w:t>2008-2010</w:t>
      </w:r>
    </w:p>
    <w:p w:rsidR="000E78CC" w:rsidRPr="004C34DF" w:rsidRDefault="0054113F" w:rsidP="005C3FF9">
      <w:pPr>
        <w:tabs>
          <w:tab w:val="left" w:pos="1985"/>
        </w:tabs>
        <w:jc w:val="both"/>
        <w:rPr>
          <w:rFonts w:ascii="Times New Roman" w:eastAsia="新細明體" w:hAnsi="Times New Roman"/>
          <w:sz w:val="22"/>
          <w:szCs w:val="22"/>
        </w:rPr>
        <w:pPrChange w:id="16" w:author="Sherlock Wang" w:date="2014-06-24T13:43:00Z">
          <w:pPr>
            <w:tabs>
              <w:tab w:val="left" w:pos="1985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Student, Chinese Medicine</w:t>
      </w:r>
    </w:p>
    <w:p w:rsidR="00A65E98" w:rsidRPr="004C34DF" w:rsidRDefault="00A65E98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17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National Chung Cheng University</w:t>
      </w:r>
      <w:r w:rsidR="00042C83" w:rsidRPr="004C34DF">
        <w:rPr>
          <w:rFonts w:ascii="Times New Roman" w:eastAsia="新細明體" w:hAnsi="Times New Roman"/>
          <w:b/>
          <w:sz w:val="22"/>
          <w:szCs w:val="22"/>
        </w:rPr>
        <w:t xml:space="preserve"> (CCU)</w:t>
      </w:r>
      <w:r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Chiayi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>, Taiwan</w:t>
      </w:r>
      <w:r w:rsidR="00067036" w:rsidRPr="004C34DF">
        <w:rPr>
          <w:rFonts w:ascii="Times New Roman" w:eastAsia="新細明體" w:hAnsi="Times New Roman"/>
          <w:sz w:val="22"/>
          <w:szCs w:val="22"/>
        </w:rPr>
        <w:tab/>
        <w:t>2007</w:t>
      </w:r>
    </w:p>
    <w:p w:rsidR="007840C8" w:rsidRPr="004C34DF" w:rsidRDefault="00A65E98" w:rsidP="005C3FF9">
      <w:pPr>
        <w:tabs>
          <w:tab w:val="left" w:pos="1985"/>
        </w:tabs>
        <w:jc w:val="both"/>
        <w:rPr>
          <w:rFonts w:ascii="Times New Roman" w:eastAsia="新細明體" w:hAnsi="Times New Roman"/>
          <w:sz w:val="22"/>
          <w:szCs w:val="22"/>
        </w:rPr>
        <w:pPrChange w:id="18" w:author="Sherlock Wang" w:date="2014-06-24T13:43:00Z">
          <w:pPr>
            <w:tabs>
              <w:tab w:val="left" w:pos="1985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B</w:t>
      </w:r>
      <w:r w:rsidR="00517188" w:rsidRPr="004C34DF">
        <w:rPr>
          <w:rFonts w:ascii="Times New Roman" w:eastAsia="新細明體" w:hAnsi="Times New Roman"/>
          <w:sz w:val="22"/>
          <w:szCs w:val="22"/>
        </w:rPr>
        <w:t xml:space="preserve">achelor of Science, </w:t>
      </w:r>
      <w:r w:rsidRPr="004C34DF">
        <w:rPr>
          <w:rFonts w:ascii="Times New Roman" w:eastAsia="新細明體" w:hAnsi="Times New Roman"/>
          <w:sz w:val="22"/>
          <w:szCs w:val="22"/>
        </w:rPr>
        <w:t>Mechanical Engineering</w:t>
      </w:r>
    </w:p>
    <w:p w:rsidR="00D76D47" w:rsidRPr="004C34DF" w:rsidRDefault="00D76D47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19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Moscow Aerospace School’s 2005 Program,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Russia</w:t>
      </w:r>
      <w:r w:rsidRPr="004C34DF">
        <w:rPr>
          <w:rFonts w:ascii="Times New Roman" w:eastAsia="新細明體" w:hAnsi="Times New Roman"/>
          <w:sz w:val="22"/>
          <w:szCs w:val="22"/>
        </w:rPr>
        <w:tab/>
        <w:t>Sep 2005</w:t>
      </w:r>
    </w:p>
    <w:p w:rsidR="00F0089D" w:rsidRPr="004C34DF" w:rsidRDefault="00F0089D" w:rsidP="005C3FF9">
      <w:pPr>
        <w:jc w:val="both"/>
        <w:rPr>
          <w:rFonts w:ascii="Times New Roman" w:eastAsia="新細明體" w:hAnsi="Times New Roman"/>
          <w:sz w:val="22"/>
          <w:szCs w:val="22"/>
        </w:rPr>
        <w:pPrChange w:id="20" w:author="Sherlock Wang" w:date="2014-06-24T13:43:00Z">
          <w:pPr/>
        </w:pPrChange>
      </w:pPr>
    </w:p>
    <w:p w:rsidR="007B1B81" w:rsidRPr="004C34DF" w:rsidRDefault="00932029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21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TECHNICAL</w:t>
      </w:r>
      <w:r w:rsidR="007B1B81" w:rsidRPr="004C34DF">
        <w:rPr>
          <w:rFonts w:ascii="Times New Roman" w:eastAsia="新細明體" w:hAnsi="Times New Roman"/>
          <w:b/>
          <w:sz w:val="22"/>
          <w:szCs w:val="22"/>
        </w:rPr>
        <w:t xml:space="preserve"> S</w:t>
      </w:r>
      <w:r w:rsidRPr="004C34DF">
        <w:rPr>
          <w:rFonts w:ascii="Times New Roman" w:eastAsia="新細明體" w:hAnsi="Times New Roman"/>
          <w:b/>
          <w:sz w:val="22"/>
          <w:szCs w:val="22"/>
        </w:rPr>
        <w:t>KILLS</w:t>
      </w:r>
    </w:p>
    <w:p w:rsidR="007B1B81" w:rsidRPr="004C34DF" w:rsidRDefault="00273507" w:rsidP="005C3FF9">
      <w:pPr>
        <w:tabs>
          <w:tab w:val="left" w:pos="1985"/>
        </w:tabs>
        <w:jc w:val="both"/>
        <w:rPr>
          <w:rFonts w:ascii="Times New Roman" w:eastAsia="新細明體" w:hAnsi="Times New Roman"/>
          <w:sz w:val="22"/>
          <w:szCs w:val="22"/>
        </w:rPr>
        <w:pPrChange w:id="22" w:author="Sherlock Wang" w:date="2014-06-24T13:43:00Z">
          <w:pPr>
            <w:tabs>
              <w:tab w:val="left" w:pos="1985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SolidWorks, </w:t>
      </w:r>
      <w:r w:rsidR="003A3571" w:rsidRPr="004C34DF">
        <w:rPr>
          <w:rFonts w:ascii="Times New Roman" w:eastAsia="新細明體" w:hAnsi="Times New Roman"/>
          <w:sz w:val="22"/>
          <w:szCs w:val="22"/>
        </w:rPr>
        <w:t xml:space="preserve">CATIA,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MatLab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 xml:space="preserve">, AutoCAD, Visual C++, </w:t>
      </w:r>
      <w:r w:rsidR="008D1A6C" w:rsidRPr="004C34DF">
        <w:rPr>
          <w:rFonts w:ascii="Times New Roman" w:eastAsia="新細明體" w:hAnsi="Times New Roman"/>
          <w:sz w:val="22"/>
          <w:szCs w:val="22"/>
        </w:rPr>
        <w:t xml:space="preserve">Java, </w:t>
      </w:r>
      <w:r w:rsidRPr="004C34DF">
        <w:rPr>
          <w:rFonts w:ascii="Times New Roman" w:eastAsia="新細明體" w:hAnsi="Times New Roman"/>
          <w:sz w:val="22"/>
          <w:szCs w:val="22"/>
        </w:rPr>
        <w:t>Visual Basic, Python</w:t>
      </w:r>
      <w:r w:rsidR="00883A39" w:rsidRPr="004C34DF">
        <w:rPr>
          <w:rFonts w:ascii="Times New Roman" w:eastAsia="新細明體" w:hAnsi="Times New Roman"/>
          <w:sz w:val="22"/>
          <w:szCs w:val="22"/>
        </w:rPr>
        <w:t>, Verilog, a</w:t>
      </w:r>
      <w:r w:rsidRPr="004C34DF">
        <w:rPr>
          <w:rFonts w:ascii="Times New Roman" w:eastAsia="新細明體" w:hAnsi="Times New Roman"/>
          <w:sz w:val="22"/>
          <w:szCs w:val="22"/>
        </w:rPr>
        <w:t>nd MS Office</w:t>
      </w:r>
    </w:p>
    <w:p w:rsidR="004208A9" w:rsidRPr="004C34DF" w:rsidRDefault="004208A9" w:rsidP="005C3FF9">
      <w:pPr>
        <w:jc w:val="both"/>
        <w:rPr>
          <w:rFonts w:ascii="Times New Roman" w:eastAsia="新細明體" w:hAnsi="Times New Roman"/>
          <w:sz w:val="22"/>
          <w:szCs w:val="22"/>
        </w:rPr>
        <w:pPrChange w:id="23" w:author="Sherlock Wang" w:date="2014-06-24T13:43:00Z">
          <w:pPr/>
        </w:pPrChange>
      </w:pPr>
    </w:p>
    <w:p w:rsidR="00A65E98" w:rsidRPr="004C34DF" w:rsidRDefault="00A65E98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24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W</w:t>
      </w:r>
      <w:r w:rsidR="008A4F7C" w:rsidRPr="004C34DF">
        <w:rPr>
          <w:rFonts w:ascii="Times New Roman" w:eastAsia="新細明體" w:hAnsi="Times New Roman"/>
          <w:b/>
          <w:sz w:val="22"/>
          <w:szCs w:val="22"/>
        </w:rPr>
        <w:t>ORK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E</w:t>
      </w:r>
      <w:r w:rsidR="0059203D" w:rsidRPr="004C34DF">
        <w:rPr>
          <w:rFonts w:ascii="Times New Roman" w:eastAsia="新細明體" w:hAnsi="Times New Roman"/>
          <w:b/>
          <w:sz w:val="22"/>
          <w:szCs w:val="22"/>
        </w:rPr>
        <w:t>XPERIENCE</w:t>
      </w:r>
    </w:p>
    <w:p w:rsidR="006B302B" w:rsidRPr="004C34DF" w:rsidRDefault="00041635" w:rsidP="005C3FF9">
      <w:pPr>
        <w:tabs>
          <w:tab w:val="left" w:pos="1985"/>
          <w:tab w:val="left" w:pos="6719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25" w:author="Sherlock Wang" w:date="2014-06-24T13:43:00Z">
          <w:pPr>
            <w:tabs>
              <w:tab w:val="left" w:pos="1985"/>
              <w:tab w:val="left" w:pos="6719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Grader</w:t>
      </w:r>
      <w:r w:rsidR="00A52F5D" w:rsidRPr="004C34DF">
        <w:rPr>
          <w:rFonts w:ascii="Times New Roman" w:eastAsia="新細明體" w:hAnsi="Times New Roman"/>
          <w:b/>
          <w:sz w:val="22"/>
          <w:szCs w:val="22"/>
        </w:rPr>
        <w:t xml:space="preserve"> for Engineering Vibrations I</w:t>
      </w:r>
    </w:p>
    <w:p w:rsidR="007A221B" w:rsidRPr="004C34DF" w:rsidRDefault="00C4190B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26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USC,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Los Angeles, CA</w:t>
      </w:r>
      <w:r w:rsidRPr="004C34DF">
        <w:rPr>
          <w:rFonts w:ascii="Times New Roman" w:eastAsia="新細明體" w:hAnsi="Times New Roman"/>
          <w:sz w:val="22"/>
          <w:szCs w:val="22"/>
        </w:rPr>
        <w:tab/>
        <w:t xml:space="preserve">Jan </w:t>
      </w:r>
      <w:r w:rsidR="00AE2283" w:rsidRPr="004C34DF">
        <w:rPr>
          <w:rFonts w:ascii="Times New Roman" w:eastAsia="新細明體" w:hAnsi="Times New Roman"/>
          <w:sz w:val="22"/>
          <w:szCs w:val="22"/>
        </w:rPr>
        <w:t>2013</w:t>
      </w:r>
      <w:r w:rsidR="008E1ECD" w:rsidRPr="004C34DF">
        <w:rPr>
          <w:rFonts w:ascii="Times New Roman" w:eastAsia="新細明體" w:hAnsi="Times New Roman"/>
          <w:sz w:val="22"/>
          <w:szCs w:val="22"/>
        </w:rPr>
        <w:t>-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May </w:t>
      </w:r>
      <w:r w:rsidR="004C6898" w:rsidRPr="004C34DF">
        <w:rPr>
          <w:rFonts w:ascii="Times New Roman" w:eastAsia="新細明體" w:hAnsi="Times New Roman"/>
          <w:sz w:val="22"/>
          <w:szCs w:val="22"/>
        </w:rPr>
        <w:t>2013</w:t>
      </w:r>
    </w:p>
    <w:p w:rsidR="005324E8" w:rsidRPr="004C34DF" w:rsidRDefault="00002F04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27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Corrected the students’ home</w:t>
      </w:r>
      <w:r w:rsidR="00E263E4" w:rsidRPr="004C34DF">
        <w:rPr>
          <w:rFonts w:ascii="Times New Roman" w:eastAsia="新細明體" w:hAnsi="Times New Roman"/>
          <w:sz w:val="22"/>
          <w:szCs w:val="22"/>
        </w:rPr>
        <w:t>work</w:t>
      </w:r>
    </w:p>
    <w:p w:rsidR="0076072B" w:rsidRPr="004C34DF" w:rsidRDefault="00A65E98" w:rsidP="005C3FF9">
      <w:pPr>
        <w:tabs>
          <w:tab w:val="left" w:pos="1985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28" w:author="Sherlock Wang" w:date="2014-06-24T13:43:00Z">
          <w:pPr>
            <w:tabs>
              <w:tab w:val="left" w:pos="1985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Directing Officer</w:t>
      </w:r>
      <w:r w:rsidR="00FE43FA" w:rsidRPr="004C34DF">
        <w:rPr>
          <w:rFonts w:ascii="Times New Roman" w:eastAsia="新細明體" w:hAnsi="Times New Roman"/>
          <w:b/>
          <w:sz w:val="22"/>
          <w:szCs w:val="22"/>
        </w:rPr>
        <w:t xml:space="preserve"> (Military Service)</w:t>
      </w:r>
    </w:p>
    <w:p w:rsidR="00A65E98" w:rsidRPr="004C34DF" w:rsidRDefault="00A65E98" w:rsidP="005C3FF9">
      <w:pPr>
        <w:tabs>
          <w:tab w:val="left" w:pos="1985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29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Level </w:t>
      </w:r>
      <w:proofErr w:type="gramStart"/>
      <w:r w:rsidRPr="004C34DF">
        <w:rPr>
          <w:rFonts w:ascii="Times New Roman" w:eastAsia="新細明體" w:hAnsi="Times New Roman"/>
          <w:b/>
          <w:sz w:val="22"/>
          <w:szCs w:val="22"/>
        </w:rPr>
        <w:t>A</w:t>
      </w:r>
      <w:proofErr w:type="gramEnd"/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Ordnance Repair Depot, Combined Logistics Command, DOD</w:t>
      </w:r>
      <w:r w:rsidR="00CB79EE"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="00CB79EE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Taiwan</w:t>
      </w:r>
      <w:r w:rsidR="00106ED1" w:rsidRPr="004C34DF">
        <w:rPr>
          <w:rFonts w:ascii="Times New Roman" w:eastAsia="新細明體" w:hAnsi="Times New Roman"/>
          <w:sz w:val="22"/>
          <w:szCs w:val="22"/>
        </w:rPr>
        <w:tab/>
      </w:r>
      <w:r w:rsidR="00240CAE" w:rsidRPr="004C34DF">
        <w:rPr>
          <w:rFonts w:ascii="Times New Roman" w:eastAsia="新細明體" w:hAnsi="Times New Roman"/>
          <w:sz w:val="22"/>
          <w:szCs w:val="22"/>
        </w:rPr>
        <w:t>Jul 2007-Jun 2008</w:t>
      </w:r>
    </w:p>
    <w:p w:rsidR="00850BBA" w:rsidRPr="004C34DF" w:rsidRDefault="007D42C8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30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Managed the repair technicians and m</w:t>
      </w:r>
      <w:r w:rsidR="00A65E98" w:rsidRPr="004C34DF">
        <w:rPr>
          <w:rFonts w:ascii="Times New Roman" w:eastAsia="新細明體" w:hAnsi="Times New Roman"/>
          <w:sz w:val="22"/>
          <w:szCs w:val="22"/>
        </w:rPr>
        <w:t>aint</w:t>
      </w:r>
      <w:r w:rsidR="00C53727" w:rsidRPr="004C34DF">
        <w:rPr>
          <w:rFonts w:ascii="Times New Roman" w:eastAsia="新細明體" w:hAnsi="Times New Roman"/>
          <w:sz w:val="22"/>
          <w:szCs w:val="22"/>
        </w:rPr>
        <w:t>ained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C53727" w:rsidRPr="004C34DF">
        <w:rPr>
          <w:rFonts w:ascii="Times New Roman" w:eastAsia="新細明體" w:hAnsi="Times New Roman"/>
          <w:sz w:val="22"/>
          <w:szCs w:val="22"/>
        </w:rPr>
        <w:t xml:space="preserve">the </w:t>
      </w:r>
      <w:r w:rsidR="00A65E98" w:rsidRPr="004C34DF">
        <w:rPr>
          <w:rFonts w:ascii="Times New Roman" w:eastAsia="新細明體" w:hAnsi="Times New Roman"/>
          <w:sz w:val="22"/>
          <w:szCs w:val="22"/>
        </w:rPr>
        <w:t>armament (rifle, artillery, telescopes, etc.)</w:t>
      </w:r>
    </w:p>
    <w:p w:rsidR="00F7698E" w:rsidRDefault="00F7698E" w:rsidP="005C3FF9">
      <w:pPr>
        <w:tabs>
          <w:tab w:val="left" w:pos="2127"/>
        </w:tabs>
        <w:jc w:val="both"/>
        <w:rPr>
          <w:ins w:id="31" w:author="Sherlock Wang" w:date="2014-06-24T13:46:00Z"/>
          <w:rFonts w:ascii="Times New Roman" w:eastAsia="新細明體" w:hAnsi="Times New Roman"/>
          <w:sz w:val="22"/>
          <w:szCs w:val="22"/>
        </w:rPr>
        <w:pPrChange w:id="32" w:author="Sherlock Wang" w:date="2014-06-24T13:43:00Z">
          <w:pPr>
            <w:tabs>
              <w:tab w:val="left" w:pos="2127"/>
            </w:tabs>
          </w:pPr>
        </w:pPrChange>
      </w:pPr>
    </w:p>
    <w:p w:rsidR="00136682" w:rsidRPr="004C34DF" w:rsidRDefault="00136682" w:rsidP="00136682">
      <w:pPr>
        <w:pBdr>
          <w:bottom w:val="single" w:sz="6" w:space="1" w:color="auto"/>
        </w:pBdr>
        <w:jc w:val="both"/>
        <w:rPr>
          <w:ins w:id="33" w:author="Sherlock Wang" w:date="2014-06-24T13:46:00Z"/>
          <w:rFonts w:ascii="Times New Roman" w:eastAsia="新細明體" w:hAnsi="Times New Roman"/>
          <w:b/>
          <w:sz w:val="22"/>
          <w:szCs w:val="22"/>
        </w:rPr>
      </w:pPr>
      <w:ins w:id="34" w:author="Sherlock Wang" w:date="2014-06-24T13:46:00Z">
        <w:r w:rsidRPr="004C34DF">
          <w:rPr>
            <w:rFonts w:ascii="Times New Roman" w:eastAsia="新細明體" w:hAnsi="Times New Roman"/>
            <w:b/>
            <w:sz w:val="22"/>
            <w:szCs w:val="22"/>
          </w:rPr>
          <w:t>HONORS &amp; AWARDS</w:t>
        </w:r>
      </w:ins>
    </w:p>
    <w:p w:rsidR="00136682" w:rsidRPr="004C34DF" w:rsidRDefault="00136682" w:rsidP="00136682">
      <w:pPr>
        <w:tabs>
          <w:tab w:val="right" w:pos="9890"/>
        </w:tabs>
        <w:jc w:val="both"/>
        <w:rPr>
          <w:ins w:id="35" w:author="Sherlock Wang" w:date="2014-06-24T13:46:00Z"/>
          <w:rFonts w:ascii="Times New Roman" w:eastAsia="新細明體" w:hAnsi="Times New Roman"/>
          <w:sz w:val="22"/>
          <w:szCs w:val="22"/>
        </w:rPr>
      </w:pPr>
      <w:ins w:id="36" w:author="Sherlock Wang" w:date="2014-06-24T13:46:00Z">
        <w:r w:rsidRPr="004C34DF">
          <w:rPr>
            <w:rFonts w:ascii="Times New Roman" w:eastAsia="新細明體" w:hAnsi="Times New Roman"/>
            <w:b/>
            <w:sz w:val="22"/>
            <w:szCs w:val="22"/>
          </w:rPr>
          <w:t>First Place</w:t>
        </w:r>
        <w:r w:rsidRPr="004C34DF">
          <w:rPr>
            <w:rFonts w:ascii="Times New Roman" w:eastAsia="新細明體" w:hAnsi="Times New Roman"/>
            <w:sz w:val="22"/>
            <w:szCs w:val="22"/>
          </w:rPr>
          <w:t xml:space="preserve"> (Work Name: Running Chair) </w:t>
        </w:r>
        <w:r w:rsidRPr="004C34DF">
          <w:rPr>
            <w:rFonts w:ascii="Times New Roman" w:eastAsia="新細明體" w:hAnsi="Times New Roman"/>
            <w:sz w:val="22"/>
            <w:szCs w:val="22"/>
          </w:rPr>
          <w:tab/>
          <w:t>Oct 2006</w:t>
        </w:r>
      </w:ins>
    </w:p>
    <w:p w:rsidR="00136682" w:rsidRPr="002519A4" w:rsidRDefault="00136682" w:rsidP="00136682">
      <w:pPr>
        <w:jc w:val="both"/>
        <w:rPr>
          <w:ins w:id="37" w:author="Sherlock Wang" w:date="2014-06-24T13:46:00Z"/>
          <w:rFonts w:ascii="Times New Roman" w:eastAsia="新細明體" w:hAnsi="Times New Roman"/>
          <w:sz w:val="22"/>
          <w:szCs w:val="22"/>
        </w:rPr>
      </w:pPr>
      <w:ins w:id="38" w:author="Sherlock Wang" w:date="2014-06-24T13:46:00Z">
        <w:r w:rsidRPr="00B235DC">
          <w:rPr>
            <w:rFonts w:ascii="Times New Roman" w:eastAsia="新細明體" w:hAnsi="Times New Roman"/>
            <w:b/>
            <w:sz w:val="22"/>
            <w:szCs w:val="22"/>
          </w:rPr>
          <w:t>2006 Taiwan Innovative Mechanism Design Competition</w:t>
        </w:r>
        <w:r>
          <w:rPr>
            <w:rFonts w:ascii="Times New Roman" w:eastAsia="新細明體" w:hAnsi="Times New Roman"/>
            <w:b/>
            <w:sz w:val="22"/>
            <w:szCs w:val="22"/>
          </w:rPr>
          <w:t xml:space="preserve"> </w:t>
        </w:r>
        <w:r>
          <w:rPr>
            <w:rFonts w:ascii="Times New Roman" w:eastAsia="新細明體" w:hAnsi="Times New Roman"/>
            <w:sz w:val="22"/>
            <w:szCs w:val="22"/>
          </w:rPr>
          <w:t xml:space="preserve">sponsored by National Science Council of Taiwan </w:t>
        </w:r>
      </w:ins>
    </w:p>
    <w:p w:rsidR="00136682" w:rsidRPr="004C34DF" w:rsidRDefault="00136682" w:rsidP="00136682">
      <w:pPr>
        <w:tabs>
          <w:tab w:val="left" w:pos="2127"/>
        </w:tabs>
        <w:jc w:val="both"/>
        <w:rPr>
          <w:ins w:id="39" w:author="Sherlock Wang" w:date="2014-06-24T13:46:00Z"/>
          <w:rFonts w:ascii="Times New Roman" w:hAnsi="Times New Roman"/>
          <w:sz w:val="22"/>
          <w:szCs w:val="22"/>
        </w:rPr>
      </w:pPr>
      <w:ins w:id="40" w:author="Sherlock Wang" w:date="2014-06-24T13:46:00Z">
        <w:r w:rsidRPr="004C34DF">
          <w:rPr>
            <w:rFonts w:ascii="Times New Roman" w:hAnsi="Times New Roman"/>
            <w:sz w:val="22"/>
            <w:szCs w:val="22"/>
          </w:rPr>
          <w:t>Th</w:t>
        </w:r>
        <w:r>
          <w:rPr>
            <w:rFonts w:ascii="Times New Roman" w:hAnsi="Times New Roman"/>
            <w:sz w:val="22"/>
            <w:szCs w:val="22"/>
          </w:rPr>
          <w:t>e</w:t>
        </w:r>
        <w:r w:rsidRPr="004C34DF">
          <w:rPr>
            <w:rFonts w:ascii="Times New Roman" w:hAnsi="Times New Roman"/>
            <w:sz w:val="22"/>
            <w:szCs w:val="22"/>
          </w:rPr>
          <w:t xml:space="preserve"> project </w:t>
        </w:r>
        <w:r>
          <w:rPr>
            <w:rFonts w:ascii="Times New Roman" w:hAnsi="Times New Roman"/>
            <w:sz w:val="22"/>
            <w:szCs w:val="22"/>
          </w:rPr>
          <w:t>wa</w:t>
        </w:r>
        <w:r w:rsidRPr="004C34DF">
          <w:rPr>
            <w:rFonts w:ascii="Times New Roman" w:hAnsi="Times New Roman"/>
            <w:sz w:val="22"/>
            <w:szCs w:val="22"/>
          </w:rPr>
          <w:t>s to modify wheelchairs’ mechanism and function to make them more ergonomic</w:t>
        </w:r>
        <w:r>
          <w:rPr>
            <w:rFonts w:ascii="Times New Roman" w:hAnsi="Times New Roman"/>
            <w:sz w:val="22"/>
            <w:szCs w:val="22"/>
          </w:rPr>
          <w:t>. The fierce competition process lasted one year from submitting the proposal, manufacturing the model, and to announcing the winners.</w:t>
        </w:r>
      </w:ins>
    </w:p>
    <w:p w:rsidR="00136682" w:rsidRPr="00487583" w:rsidRDefault="00136682" w:rsidP="00136682">
      <w:pPr>
        <w:numPr>
          <w:ilvl w:val="1"/>
          <w:numId w:val="22"/>
        </w:numPr>
        <w:ind w:left="490" w:hanging="229"/>
        <w:jc w:val="both"/>
        <w:rPr>
          <w:ins w:id="41" w:author="Sherlock Wang" w:date="2014-06-24T13:46:00Z"/>
          <w:rFonts w:ascii="Times New Roman" w:eastAsia="新細明體" w:hAnsi="Times New Roman"/>
          <w:sz w:val="22"/>
          <w:szCs w:val="22"/>
        </w:rPr>
      </w:pPr>
      <w:ins w:id="42" w:author="Sherlock Wang" w:date="2014-06-24T13:46:00Z">
        <w:r>
          <w:rPr>
            <w:rFonts w:ascii="Times New Roman" w:eastAsia="新細明體" w:hAnsi="Times New Roman"/>
            <w:sz w:val="22"/>
            <w:szCs w:val="22"/>
          </w:rPr>
          <w:t xml:space="preserve">Led the team to </w:t>
        </w:r>
        <w:r w:rsidRPr="004C34DF">
          <w:rPr>
            <w:rFonts w:ascii="Times New Roman" w:eastAsia="新細明體" w:hAnsi="Times New Roman"/>
            <w:sz w:val="22"/>
            <w:szCs w:val="22"/>
          </w:rPr>
          <w:t>design the prototype and the mechanism, and determine the configuration</w:t>
        </w:r>
      </w:ins>
    </w:p>
    <w:p w:rsidR="00136682" w:rsidRPr="004C34DF" w:rsidRDefault="00136682" w:rsidP="00136682">
      <w:pPr>
        <w:tabs>
          <w:tab w:val="left" w:pos="1985"/>
          <w:tab w:val="right" w:pos="9890"/>
        </w:tabs>
        <w:jc w:val="both"/>
        <w:rPr>
          <w:ins w:id="43" w:author="Sherlock Wang" w:date="2014-06-24T13:46:00Z"/>
          <w:rFonts w:ascii="Times New Roman" w:eastAsia="新細明體" w:hAnsi="Times New Roman"/>
          <w:sz w:val="22"/>
          <w:szCs w:val="22"/>
        </w:rPr>
      </w:pPr>
      <w:ins w:id="44" w:author="Sherlock Wang" w:date="2014-06-24T13:46:00Z">
        <w:r>
          <w:rPr>
            <w:rFonts w:ascii="Times New Roman" w:eastAsia="新細明體" w:hAnsi="Times New Roman"/>
            <w:b/>
            <w:sz w:val="22"/>
            <w:szCs w:val="22"/>
          </w:rPr>
          <w:t>Finalist</w:t>
        </w:r>
        <w:r w:rsidRPr="004C34DF">
          <w:rPr>
            <w:rFonts w:ascii="Times New Roman" w:eastAsia="新細明體" w:hAnsi="Times New Roman"/>
            <w:b/>
            <w:sz w:val="22"/>
            <w:szCs w:val="22"/>
          </w:rPr>
          <w:t xml:space="preserve"> </w:t>
        </w:r>
        <w:r w:rsidRPr="004C34DF">
          <w:rPr>
            <w:rFonts w:ascii="Times New Roman" w:eastAsia="新細明體" w:hAnsi="Times New Roman"/>
            <w:sz w:val="22"/>
            <w:szCs w:val="22"/>
          </w:rPr>
          <w:t>(Work Name: Swift-Cart)</w:t>
        </w:r>
        <w:r w:rsidRPr="004C34DF">
          <w:rPr>
            <w:rFonts w:ascii="Times New Roman" w:eastAsia="新細明體" w:hAnsi="Times New Roman"/>
            <w:sz w:val="22"/>
            <w:szCs w:val="22"/>
          </w:rPr>
          <w:tab/>
          <w:t>Sep 2006</w:t>
        </w:r>
      </w:ins>
    </w:p>
    <w:p w:rsidR="00136682" w:rsidRPr="00827748" w:rsidRDefault="00136682" w:rsidP="00136682">
      <w:pPr>
        <w:jc w:val="both"/>
        <w:rPr>
          <w:ins w:id="45" w:author="Sherlock Wang" w:date="2014-06-24T13:46:00Z"/>
          <w:rFonts w:ascii="Times New Roman" w:eastAsia="新細明體" w:hAnsi="Times New Roman"/>
          <w:sz w:val="22"/>
          <w:szCs w:val="22"/>
        </w:rPr>
      </w:pPr>
      <w:ins w:id="46" w:author="Sherlock Wang" w:date="2014-06-24T13:46:00Z">
        <w:r w:rsidRPr="007A1E34">
          <w:rPr>
            <w:rFonts w:ascii="Times New Roman" w:eastAsia="新細明體" w:hAnsi="Times New Roman"/>
            <w:b/>
            <w:sz w:val="22"/>
            <w:szCs w:val="22"/>
          </w:rPr>
          <w:t>The 7</w:t>
        </w:r>
        <w:r w:rsidRPr="007A1E34">
          <w:rPr>
            <w:rFonts w:ascii="Times New Roman" w:eastAsia="新細明體" w:hAnsi="Times New Roman"/>
            <w:b/>
            <w:sz w:val="22"/>
            <w:szCs w:val="22"/>
            <w:vertAlign w:val="superscript"/>
          </w:rPr>
          <w:t>th</w:t>
        </w:r>
        <w:r w:rsidRPr="007A1E34">
          <w:rPr>
            <w:rFonts w:ascii="Times New Roman" w:eastAsia="新細明體" w:hAnsi="Times New Roman"/>
            <w:b/>
            <w:sz w:val="22"/>
            <w:szCs w:val="22"/>
          </w:rPr>
          <w:t xml:space="preserve"> International Creativity-in-Action </w:t>
        </w:r>
        <w:r>
          <w:rPr>
            <w:rFonts w:ascii="Times New Roman" w:eastAsia="新細明體" w:hAnsi="Times New Roman"/>
            <w:b/>
            <w:sz w:val="22"/>
            <w:szCs w:val="22"/>
          </w:rPr>
          <w:t xml:space="preserve">National </w:t>
        </w:r>
        <w:r w:rsidRPr="007A1E34">
          <w:rPr>
            <w:rFonts w:ascii="Times New Roman" w:eastAsia="新細明體" w:hAnsi="Times New Roman"/>
            <w:b/>
            <w:sz w:val="22"/>
            <w:szCs w:val="22"/>
          </w:rPr>
          <w:t>Contest for University Student</w:t>
        </w:r>
        <w:r>
          <w:rPr>
            <w:rFonts w:ascii="Times New Roman" w:eastAsia="新細明體" w:hAnsi="Times New Roman"/>
            <w:b/>
            <w:sz w:val="22"/>
            <w:szCs w:val="22"/>
          </w:rPr>
          <w:t xml:space="preserve">s </w:t>
        </w:r>
        <w:r>
          <w:rPr>
            <w:rFonts w:ascii="Times New Roman" w:eastAsia="新細明體" w:hAnsi="Times New Roman"/>
            <w:sz w:val="22"/>
            <w:szCs w:val="22"/>
          </w:rPr>
          <w:t>sponsored by National Science Council of Taiwan.</w:t>
        </w:r>
      </w:ins>
    </w:p>
    <w:p w:rsidR="00136682" w:rsidRPr="004C34DF" w:rsidRDefault="00136682" w:rsidP="00136682">
      <w:pPr>
        <w:tabs>
          <w:tab w:val="left" w:pos="2127"/>
        </w:tabs>
        <w:jc w:val="both"/>
        <w:rPr>
          <w:ins w:id="47" w:author="Sherlock Wang" w:date="2014-06-24T13:46:00Z"/>
          <w:rFonts w:ascii="Times New Roman" w:hAnsi="Times New Roman"/>
          <w:sz w:val="22"/>
          <w:szCs w:val="22"/>
        </w:rPr>
      </w:pPr>
      <w:ins w:id="48" w:author="Sherlock Wang" w:date="2014-06-24T13:46:00Z">
        <w:r>
          <w:rPr>
            <w:rFonts w:ascii="Times New Roman" w:hAnsi="Times New Roman"/>
            <w:sz w:val="22"/>
            <w:szCs w:val="22"/>
          </w:rPr>
          <w:t>To</w:t>
        </w:r>
        <w:r w:rsidRPr="004C34DF">
          <w:rPr>
            <w:rFonts w:ascii="Times New Roman" w:hAnsi="Times New Roman"/>
            <w:sz w:val="22"/>
            <w:szCs w:val="22"/>
          </w:rPr>
          <w:t xml:space="preserve"> add functions to shopping carts to make them more functional and user-friendly</w:t>
        </w:r>
        <w:r>
          <w:rPr>
            <w:rFonts w:ascii="Times New Roman" w:hAnsi="Times New Roman"/>
            <w:sz w:val="22"/>
            <w:szCs w:val="22"/>
          </w:rPr>
          <w:t>.</w:t>
        </w:r>
      </w:ins>
    </w:p>
    <w:p w:rsidR="00136682" w:rsidRPr="00487583" w:rsidRDefault="00136682" w:rsidP="00136682">
      <w:pPr>
        <w:numPr>
          <w:ilvl w:val="1"/>
          <w:numId w:val="22"/>
        </w:numPr>
        <w:ind w:left="490" w:hanging="229"/>
        <w:jc w:val="both"/>
        <w:rPr>
          <w:ins w:id="49" w:author="Sherlock Wang" w:date="2014-06-24T13:46:00Z"/>
          <w:rFonts w:ascii="Times New Roman" w:eastAsia="新細明體" w:hAnsi="Times New Roman"/>
          <w:sz w:val="22"/>
          <w:szCs w:val="22"/>
        </w:rPr>
      </w:pPr>
      <w:ins w:id="50" w:author="Sherlock Wang" w:date="2014-06-24T13:46:00Z">
        <w:r w:rsidRPr="00487583">
          <w:rPr>
            <w:rFonts w:ascii="Times New Roman" w:eastAsia="新細明體" w:hAnsi="Times New Roman"/>
            <w:sz w:val="22"/>
            <w:szCs w:val="22"/>
          </w:rPr>
          <w:t>Led the team to design the prototype and the mechanism, and determined the configuration.</w:t>
        </w:r>
      </w:ins>
    </w:p>
    <w:p w:rsidR="00136682" w:rsidRDefault="00136682" w:rsidP="00136682">
      <w:pPr>
        <w:tabs>
          <w:tab w:val="left" w:pos="1985"/>
          <w:tab w:val="right" w:pos="9890"/>
        </w:tabs>
        <w:jc w:val="both"/>
        <w:rPr>
          <w:ins w:id="51" w:author="Sherlock Wang" w:date="2014-06-24T13:47:00Z"/>
          <w:rFonts w:ascii="Times New Roman" w:eastAsia="新細明體" w:hAnsi="Times New Roman"/>
          <w:b/>
          <w:sz w:val="22"/>
          <w:szCs w:val="22"/>
        </w:rPr>
      </w:pPr>
    </w:p>
    <w:p w:rsidR="00136682" w:rsidRDefault="00136682" w:rsidP="00136682">
      <w:pPr>
        <w:tabs>
          <w:tab w:val="left" w:pos="1985"/>
          <w:tab w:val="right" w:pos="9890"/>
        </w:tabs>
        <w:jc w:val="both"/>
        <w:rPr>
          <w:ins w:id="52" w:author="Sherlock Wang" w:date="2014-06-24T13:47:00Z"/>
          <w:rFonts w:ascii="Times New Roman" w:eastAsia="新細明體" w:hAnsi="Times New Roman"/>
          <w:b/>
          <w:sz w:val="22"/>
          <w:szCs w:val="22"/>
        </w:rPr>
      </w:pPr>
    </w:p>
    <w:p w:rsidR="00136682" w:rsidRPr="004C34DF" w:rsidRDefault="00136682" w:rsidP="00136682">
      <w:pPr>
        <w:tabs>
          <w:tab w:val="left" w:pos="1985"/>
          <w:tab w:val="right" w:pos="9890"/>
        </w:tabs>
        <w:jc w:val="both"/>
        <w:rPr>
          <w:ins w:id="53" w:author="Sherlock Wang" w:date="2014-06-24T13:46:00Z"/>
          <w:rFonts w:ascii="Times New Roman" w:eastAsia="新細明體" w:hAnsi="Times New Roman"/>
          <w:sz w:val="22"/>
          <w:szCs w:val="22"/>
        </w:rPr>
      </w:pPr>
      <w:ins w:id="54" w:author="Sherlock Wang" w:date="2014-06-24T13:46:00Z">
        <w:r>
          <w:rPr>
            <w:rFonts w:ascii="Times New Roman" w:eastAsia="新細明體" w:hAnsi="Times New Roman"/>
            <w:b/>
            <w:sz w:val="22"/>
            <w:szCs w:val="22"/>
          </w:rPr>
          <w:lastRenderedPageBreak/>
          <w:t>Finalist</w:t>
        </w:r>
        <w:r w:rsidRPr="004C34DF">
          <w:rPr>
            <w:rFonts w:ascii="Times New Roman" w:eastAsia="新細明體" w:hAnsi="Times New Roman"/>
            <w:sz w:val="22"/>
            <w:szCs w:val="22"/>
          </w:rPr>
          <w:t xml:space="preserve"> (Work Name: Reusable Chop-Pen-Sticks)</w:t>
        </w:r>
        <w:r w:rsidRPr="004C34DF">
          <w:rPr>
            <w:rFonts w:ascii="Times New Roman" w:eastAsia="新細明體" w:hAnsi="Times New Roman"/>
            <w:sz w:val="22"/>
            <w:szCs w:val="22"/>
          </w:rPr>
          <w:tab/>
          <w:t>Sep 2006</w:t>
        </w:r>
      </w:ins>
    </w:p>
    <w:p w:rsidR="00136682" w:rsidRPr="00832E07" w:rsidRDefault="00136682" w:rsidP="00136682">
      <w:pPr>
        <w:jc w:val="both"/>
        <w:rPr>
          <w:ins w:id="55" w:author="Sherlock Wang" w:date="2014-06-24T13:46:00Z"/>
          <w:rFonts w:ascii="Times New Roman" w:eastAsia="新細明體" w:hAnsi="Times New Roman"/>
          <w:sz w:val="22"/>
          <w:szCs w:val="22"/>
        </w:rPr>
      </w:pPr>
      <w:ins w:id="56" w:author="Sherlock Wang" w:date="2014-06-24T13:46:00Z">
        <w:r w:rsidRPr="000220D2">
          <w:rPr>
            <w:rFonts w:ascii="Times New Roman" w:eastAsia="新細明體" w:hAnsi="Times New Roman"/>
            <w:b/>
            <w:sz w:val="22"/>
            <w:szCs w:val="22"/>
          </w:rPr>
          <w:t>The 7</w:t>
        </w:r>
        <w:r w:rsidRPr="000220D2">
          <w:rPr>
            <w:rFonts w:ascii="Times New Roman" w:eastAsia="新細明體" w:hAnsi="Times New Roman"/>
            <w:b/>
            <w:sz w:val="22"/>
            <w:szCs w:val="22"/>
            <w:vertAlign w:val="superscript"/>
          </w:rPr>
          <w:t>th</w:t>
        </w:r>
        <w:r w:rsidRPr="000220D2">
          <w:rPr>
            <w:rFonts w:ascii="Times New Roman" w:eastAsia="新細明體" w:hAnsi="Times New Roman"/>
            <w:b/>
            <w:sz w:val="22"/>
            <w:szCs w:val="22"/>
          </w:rPr>
          <w:t xml:space="preserve"> International Creativity-in-Action Contest for University Student</w:t>
        </w:r>
      </w:ins>
    </w:p>
    <w:p w:rsidR="00136682" w:rsidRPr="004C34DF" w:rsidRDefault="00136682" w:rsidP="00136682">
      <w:pPr>
        <w:tabs>
          <w:tab w:val="left" w:pos="2127"/>
        </w:tabs>
        <w:jc w:val="both"/>
        <w:rPr>
          <w:ins w:id="57" w:author="Sherlock Wang" w:date="2014-06-24T13:46:00Z"/>
          <w:rFonts w:ascii="Times New Roman" w:hAnsi="Times New Roman"/>
          <w:sz w:val="22"/>
          <w:szCs w:val="22"/>
        </w:rPr>
      </w:pPr>
      <w:ins w:id="58" w:author="Sherlock Wang" w:date="2014-06-24T13:46:00Z">
        <w:r>
          <w:rPr>
            <w:rFonts w:ascii="Times New Roman" w:hAnsi="Times New Roman"/>
            <w:sz w:val="22"/>
            <w:szCs w:val="22"/>
          </w:rPr>
          <w:t>To</w:t>
        </w:r>
        <w:r w:rsidRPr="004C34DF">
          <w:rPr>
            <w:rFonts w:ascii="Times New Roman" w:hAnsi="Times New Roman"/>
            <w:sz w:val="22"/>
            <w:szCs w:val="22"/>
          </w:rPr>
          <w:t xml:space="preserve"> combine chopsticks and pens to create more functions and quality of convenience</w:t>
        </w:r>
        <w:r>
          <w:rPr>
            <w:rFonts w:ascii="Times New Roman" w:hAnsi="Times New Roman"/>
            <w:sz w:val="22"/>
            <w:szCs w:val="22"/>
          </w:rPr>
          <w:t>.</w:t>
        </w:r>
      </w:ins>
    </w:p>
    <w:p w:rsidR="00136682" w:rsidRPr="004C34DF" w:rsidRDefault="00136682" w:rsidP="00136682">
      <w:pPr>
        <w:numPr>
          <w:ilvl w:val="1"/>
          <w:numId w:val="22"/>
        </w:numPr>
        <w:ind w:left="490" w:hanging="229"/>
        <w:jc w:val="both"/>
        <w:rPr>
          <w:ins w:id="59" w:author="Sherlock Wang" w:date="2014-06-24T13:46:00Z"/>
          <w:rFonts w:ascii="Times New Roman" w:eastAsia="新細明體" w:hAnsi="Times New Roman"/>
          <w:sz w:val="22"/>
          <w:szCs w:val="22"/>
        </w:rPr>
      </w:pPr>
      <w:ins w:id="60" w:author="Sherlock Wang" w:date="2014-06-24T13:46:00Z">
        <w:r>
          <w:rPr>
            <w:rFonts w:ascii="Times New Roman" w:eastAsia="新細明體" w:hAnsi="Times New Roman"/>
            <w:sz w:val="22"/>
            <w:szCs w:val="22"/>
          </w:rPr>
          <w:t xml:space="preserve">Led the team to </w:t>
        </w:r>
        <w:r w:rsidRPr="004C34DF">
          <w:rPr>
            <w:rFonts w:ascii="Times New Roman" w:eastAsia="新細明體" w:hAnsi="Times New Roman"/>
            <w:sz w:val="22"/>
            <w:szCs w:val="22"/>
          </w:rPr>
          <w:t>d</w:t>
        </w:r>
        <w:r>
          <w:rPr>
            <w:rFonts w:ascii="Times New Roman" w:eastAsia="新細明體" w:hAnsi="Times New Roman"/>
            <w:sz w:val="22"/>
            <w:szCs w:val="22"/>
          </w:rPr>
          <w:t>esign</w:t>
        </w:r>
        <w:r w:rsidRPr="004C34DF">
          <w:rPr>
            <w:rFonts w:ascii="Times New Roman" w:eastAsia="新細明體" w:hAnsi="Times New Roman"/>
            <w:sz w:val="22"/>
            <w:szCs w:val="22"/>
          </w:rPr>
          <w:t xml:space="preserve"> the prototype and determined the coating paint material</w:t>
        </w:r>
        <w:r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136682" w:rsidRPr="004C34DF" w:rsidRDefault="00136682" w:rsidP="005C3FF9">
      <w:pPr>
        <w:tabs>
          <w:tab w:val="left" w:pos="2127"/>
        </w:tabs>
        <w:jc w:val="both"/>
        <w:rPr>
          <w:rFonts w:ascii="Times New Roman" w:eastAsia="新細明體" w:hAnsi="Times New Roman" w:hint="eastAsia"/>
          <w:sz w:val="22"/>
          <w:szCs w:val="22"/>
        </w:rPr>
        <w:pPrChange w:id="61" w:author="Sherlock Wang" w:date="2014-06-24T13:43:00Z">
          <w:pPr>
            <w:tabs>
              <w:tab w:val="left" w:pos="2127"/>
            </w:tabs>
          </w:pPr>
        </w:pPrChange>
      </w:pPr>
    </w:p>
    <w:p w:rsidR="00E60720" w:rsidRPr="004C34DF" w:rsidRDefault="00C06C78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62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P</w:t>
      </w:r>
      <w:r w:rsidR="00795518" w:rsidRPr="004C34DF">
        <w:rPr>
          <w:rFonts w:ascii="Times New Roman" w:eastAsia="新細明體" w:hAnsi="Times New Roman"/>
          <w:b/>
          <w:sz w:val="22"/>
          <w:szCs w:val="22"/>
        </w:rPr>
        <w:t>ROJECT EXPERIENCE</w:t>
      </w:r>
      <w:bookmarkStart w:id="63" w:name="_GoBack"/>
      <w:bookmarkEnd w:id="63"/>
      <w:ins w:id="64" w:author="Michael Hwang" w:date="2014-06-23T21:54:00Z">
        <w:del w:id="65" w:author="Sherlock Wang" w:date="2014-06-24T13:52:00Z">
          <w:r w:rsidR="0039351B" w:rsidDel="00C95A15">
            <w:rPr>
              <w:rFonts w:ascii="Times New Roman" w:eastAsia="新細明體" w:hAnsi="Times New Roman"/>
              <w:b/>
              <w:sz w:val="22"/>
              <w:szCs w:val="22"/>
            </w:rPr>
            <w:delText xml:space="preserve"> (I suggest moving this section after Honors &amp; Awards</w:delText>
          </w:r>
        </w:del>
      </w:ins>
      <w:ins w:id="66" w:author="Michael Hwang" w:date="2014-06-23T21:56:00Z">
        <w:del w:id="67" w:author="Sherlock Wang" w:date="2014-06-24T13:52:00Z">
          <w:r w:rsidR="0039351B" w:rsidDel="00C95A15">
            <w:rPr>
              <w:rFonts w:ascii="Times New Roman" w:eastAsia="新細明體" w:hAnsi="Times New Roman"/>
              <w:b/>
              <w:sz w:val="22"/>
              <w:szCs w:val="22"/>
            </w:rPr>
            <w:delText xml:space="preserve"> to catch attentions.</w:delText>
          </w:r>
        </w:del>
      </w:ins>
      <w:ins w:id="68" w:author="Michael Hwang" w:date="2014-06-23T21:54:00Z">
        <w:del w:id="69" w:author="Sherlock Wang" w:date="2014-06-24T13:52:00Z">
          <w:r w:rsidR="0039351B" w:rsidDel="00C95A15">
            <w:rPr>
              <w:rFonts w:ascii="Times New Roman" w:eastAsia="新細明體" w:hAnsi="Times New Roman"/>
              <w:b/>
              <w:sz w:val="22"/>
              <w:szCs w:val="22"/>
            </w:rPr>
            <w:delText>)</w:delText>
          </w:r>
        </w:del>
      </w:ins>
    </w:p>
    <w:p w:rsidR="00E87281" w:rsidRPr="004C34DF" w:rsidRDefault="008E16BE" w:rsidP="005C3FF9">
      <w:pPr>
        <w:tabs>
          <w:tab w:val="left" w:pos="2127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70" w:author="Sherlock Wang" w:date="2014-06-24T13:43:00Z">
          <w:pPr>
            <w:tabs>
              <w:tab w:val="left" w:pos="2127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Regenerative Speed Reducer</w:t>
      </w:r>
      <w:r w:rsidR="00CC0D49" w:rsidRPr="004C34DF">
        <w:rPr>
          <w:rFonts w:ascii="Times New Roman" w:eastAsia="新細明體" w:hAnsi="Times New Roman"/>
          <w:b/>
          <w:sz w:val="22"/>
          <w:szCs w:val="22"/>
        </w:rPr>
        <w:t xml:space="preserve"> (RSR)</w:t>
      </w:r>
      <w:r w:rsidRPr="004C34DF">
        <w:rPr>
          <w:rFonts w:ascii="Times New Roman" w:eastAsia="新細明體" w:hAnsi="Times New Roman"/>
          <w:b/>
          <w:sz w:val="22"/>
          <w:szCs w:val="22"/>
        </w:rPr>
        <w:t>:</w:t>
      </w:r>
    </w:p>
    <w:p w:rsidR="006F292A" w:rsidRPr="004C34DF" w:rsidRDefault="00F01895" w:rsidP="005C3FF9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  <w:pPrChange w:id="71" w:author="Sherlock Wang" w:date="2014-06-24T13:43:00Z">
          <w:pPr>
            <w:tabs>
              <w:tab w:val="left" w:pos="2127"/>
            </w:tabs>
            <w:jc w:val="both"/>
          </w:pPr>
        </w:pPrChange>
      </w:pPr>
      <w:del w:id="72" w:author="Michael Hwang" w:date="2014-06-23T21:26:00Z">
        <w:r w:rsidRPr="004C34DF" w:rsidDel="00661A3D">
          <w:rPr>
            <w:rFonts w:ascii="Times New Roman" w:eastAsia="新細明體" w:hAnsi="Times New Roman"/>
            <w:sz w:val="22"/>
            <w:szCs w:val="22"/>
          </w:rPr>
          <w:delText>This project wa</w:delText>
        </w:r>
        <w:r w:rsidR="005D0E59" w:rsidRPr="004C34DF" w:rsidDel="00661A3D">
          <w:rPr>
            <w:rFonts w:ascii="Times New Roman" w:eastAsia="新細明體" w:hAnsi="Times New Roman"/>
            <w:sz w:val="22"/>
            <w:szCs w:val="22"/>
          </w:rPr>
          <w:delText>s to</w:delText>
        </w:r>
      </w:del>
      <w:ins w:id="73" w:author="Michael Hwang" w:date="2014-06-23T21:26:00Z">
        <w:r w:rsidR="00661A3D">
          <w:rPr>
            <w:rFonts w:ascii="Times New Roman" w:eastAsia="新細明體" w:hAnsi="Times New Roman"/>
            <w:sz w:val="22"/>
            <w:szCs w:val="22"/>
          </w:rPr>
          <w:t>To</w:t>
        </w:r>
      </w:ins>
      <w:r w:rsidR="005D0E59" w:rsidRPr="004C34DF">
        <w:rPr>
          <w:rFonts w:ascii="Times New Roman" w:eastAsia="新細明體" w:hAnsi="Times New Roman"/>
          <w:sz w:val="22"/>
          <w:szCs w:val="22"/>
        </w:rPr>
        <w:t xml:space="preserve"> design a device to collect and transform vehicle’s kinetic energy to electrical power</w:t>
      </w:r>
      <w:ins w:id="74" w:author="Sherlock Wang" w:date="2014-06-24T13:31:00Z">
        <w:r w:rsidR="00F842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F15A78" w:rsidRPr="004C34DF" w:rsidRDefault="00F01895" w:rsidP="005C3FF9">
      <w:pPr>
        <w:numPr>
          <w:ilvl w:val="1"/>
          <w:numId w:val="22"/>
        </w:numPr>
        <w:ind w:left="490" w:hanging="152"/>
        <w:jc w:val="both"/>
        <w:rPr>
          <w:rFonts w:ascii="Times New Roman" w:eastAsia="新細明體" w:hAnsi="Times New Roman"/>
          <w:sz w:val="22"/>
          <w:szCs w:val="22"/>
        </w:rPr>
        <w:pPrChange w:id="75" w:author="Sherlock Wang" w:date="2014-06-24T13:43:00Z">
          <w:pPr>
            <w:numPr>
              <w:ilvl w:val="1"/>
              <w:numId w:val="22"/>
            </w:numPr>
            <w:ind w:left="490" w:hanging="152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Led the team to </w:t>
      </w:r>
      <w:r w:rsidR="008F3EB8" w:rsidRPr="004C34DF">
        <w:rPr>
          <w:rFonts w:ascii="Times New Roman" w:eastAsia="新細明體" w:hAnsi="Times New Roman"/>
          <w:sz w:val="22"/>
          <w:szCs w:val="22"/>
        </w:rPr>
        <w:t>d</w:t>
      </w:r>
      <w:r w:rsidR="008F66BD" w:rsidRPr="004C34DF">
        <w:rPr>
          <w:rFonts w:ascii="Times New Roman" w:eastAsia="新細明體" w:hAnsi="Times New Roman"/>
          <w:sz w:val="22"/>
          <w:szCs w:val="22"/>
        </w:rPr>
        <w:t>esign the prototypes</w:t>
      </w:r>
      <w:ins w:id="76" w:author="Michael Hwang" w:date="2014-06-23T21:26:00Z">
        <w:r w:rsidR="00661A3D">
          <w:rPr>
            <w:rFonts w:ascii="Times New Roman" w:eastAsia="新細明體" w:hAnsi="Times New Roman"/>
            <w:sz w:val="22"/>
            <w:szCs w:val="22"/>
          </w:rPr>
          <w:t>,</w:t>
        </w:r>
      </w:ins>
      <w:r w:rsidR="00540410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ins w:id="77" w:author="Sherlock Wang" w:date="2014-06-24T13:35:00Z">
        <w:r w:rsidR="00020F04">
          <w:rPr>
            <w:rFonts w:ascii="Times New Roman" w:eastAsia="新細明體" w:hAnsi="Times New Roman"/>
            <w:sz w:val="22"/>
            <w:szCs w:val="22"/>
          </w:rPr>
          <w:t xml:space="preserve">the </w:t>
        </w:r>
      </w:ins>
      <w:del w:id="78" w:author="Michael Hwang" w:date="2014-06-23T21:26:00Z">
        <w:r w:rsidR="00540410" w:rsidRPr="004C34DF" w:rsidDel="00661A3D">
          <w:rPr>
            <w:rFonts w:ascii="Times New Roman" w:eastAsia="新細明體" w:hAnsi="Times New Roman"/>
            <w:sz w:val="22"/>
            <w:szCs w:val="22"/>
          </w:rPr>
          <w:delText>and</w:delText>
        </w:r>
      </w:del>
      <w:del w:id="79" w:author="Sherlock Wang" w:date="2014-06-24T13:34:00Z">
        <w:r w:rsidR="00540410" w:rsidRPr="004C34DF" w:rsidDel="00B31FCB">
          <w:rPr>
            <w:rFonts w:ascii="Times New Roman" w:eastAsia="新細明體" w:hAnsi="Times New Roman"/>
            <w:sz w:val="22"/>
            <w:szCs w:val="22"/>
          </w:rPr>
          <w:delText xml:space="preserve"> </w:delText>
        </w:r>
      </w:del>
      <w:del w:id="80" w:author="Michael Hwang" w:date="2014-06-23T21:26:00Z">
        <w:r w:rsidR="00540410" w:rsidRPr="004C34DF" w:rsidDel="00661A3D">
          <w:rPr>
            <w:rFonts w:ascii="Times New Roman" w:eastAsia="新細明體" w:hAnsi="Times New Roman"/>
            <w:sz w:val="22"/>
            <w:szCs w:val="22"/>
          </w:rPr>
          <w:delText>configuration</w:delText>
        </w:r>
        <w:r w:rsidRPr="004C34DF" w:rsidDel="00661A3D">
          <w:rPr>
            <w:rFonts w:ascii="Times New Roman" w:eastAsia="新細明體" w:hAnsi="Times New Roman"/>
            <w:sz w:val="22"/>
            <w:szCs w:val="22"/>
          </w:rPr>
          <w:delText>s</w:delText>
        </w:r>
      </w:del>
      <w:ins w:id="81" w:author="Michael Hwang" w:date="2014-06-23T21:26:00Z">
        <w:r w:rsidR="00661A3D">
          <w:rPr>
            <w:rFonts w:ascii="Times New Roman" w:eastAsia="新細明體" w:hAnsi="Times New Roman"/>
            <w:sz w:val="22"/>
            <w:szCs w:val="22"/>
          </w:rPr>
          <w:t>configur</w:t>
        </w:r>
        <w:del w:id="82" w:author="Sherlock Wang" w:date="2014-06-24T13:35:00Z">
          <w:r w:rsidR="00661A3D" w:rsidDel="00020F04">
            <w:rPr>
              <w:rFonts w:ascii="Times New Roman" w:eastAsia="新細明體" w:hAnsi="Times New Roman"/>
              <w:sz w:val="22"/>
              <w:szCs w:val="22"/>
            </w:rPr>
            <w:delText>e</w:delText>
          </w:r>
        </w:del>
      </w:ins>
      <w:ins w:id="83" w:author="Sherlock Wang" w:date="2014-06-24T13:35:00Z">
        <w:r w:rsidR="00020F04">
          <w:rPr>
            <w:rFonts w:ascii="Times New Roman" w:eastAsia="新細明體" w:hAnsi="Times New Roman"/>
            <w:sz w:val="22"/>
            <w:szCs w:val="22"/>
          </w:rPr>
          <w:t>ations</w:t>
        </w:r>
      </w:ins>
      <w:r w:rsidR="00540410" w:rsidRPr="004C34DF">
        <w:rPr>
          <w:rFonts w:ascii="Times New Roman" w:eastAsia="新細明體" w:hAnsi="Times New Roman"/>
          <w:sz w:val="22"/>
          <w:szCs w:val="22"/>
        </w:rPr>
        <w:t>,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C15AC8" w:rsidRPr="004C34DF">
        <w:rPr>
          <w:rFonts w:ascii="Times New Roman" w:eastAsia="新細明體" w:hAnsi="Times New Roman"/>
          <w:sz w:val="22"/>
          <w:szCs w:val="22"/>
        </w:rPr>
        <w:t xml:space="preserve">and </w:t>
      </w:r>
      <w:r w:rsidR="005F10FA" w:rsidRPr="004C34DF">
        <w:rPr>
          <w:rFonts w:ascii="Times New Roman" w:eastAsia="新細明體" w:hAnsi="Times New Roman"/>
          <w:sz w:val="22"/>
          <w:szCs w:val="22"/>
        </w:rPr>
        <w:t>determin</w:t>
      </w:r>
      <w:r w:rsidRPr="004C34DF">
        <w:rPr>
          <w:rFonts w:ascii="Times New Roman" w:eastAsia="新細明體" w:hAnsi="Times New Roman"/>
          <w:sz w:val="22"/>
          <w:szCs w:val="22"/>
        </w:rPr>
        <w:t>e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350B30" w:rsidRPr="004C34DF">
        <w:rPr>
          <w:rFonts w:ascii="Times New Roman" w:eastAsia="新細明體" w:hAnsi="Times New Roman"/>
          <w:sz w:val="22"/>
          <w:szCs w:val="22"/>
        </w:rPr>
        <w:t xml:space="preserve">the </w:t>
      </w:r>
      <w:r w:rsidRPr="004C34DF">
        <w:rPr>
          <w:rFonts w:ascii="Times New Roman" w:eastAsia="新細明體" w:hAnsi="Times New Roman"/>
          <w:sz w:val="22"/>
          <w:szCs w:val="22"/>
        </w:rPr>
        <w:t>components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’ </w:t>
      </w:r>
      <w:r w:rsidR="00350B30" w:rsidRPr="004C34DF">
        <w:rPr>
          <w:rFonts w:ascii="Times New Roman" w:eastAsia="新細明體" w:hAnsi="Times New Roman"/>
          <w:sz w:val="22"/>
          <w:szCs w:val="22"/>
        </w:rPr>
        <w:t>materials</w:t>
      </w:r>
      <w:ins w:id="84" w:author="Sherlock Wang" w:date="2014-06-24T13:31:00Z">
        <w:r w:rsidR="00F842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9221EA" w:rsidRPr="004C34DF" w:rsidRDefault="009D64E8" w:rsidP="005C3FF9">
      <w:pPr>
        <w:numPr>
          <w:ilvl w:val="1"/>
          <w:numId w:val="22"/>
        </w:numPr>
        <w:ind w:left="490" w:hanging="152"/>
        <w:jc w:val="both"/>
        <w:rPr>
          <w:rFonts w:ascii="Times New Roman" w:eastAsia="新細明體" w:hAnsi="Times New Roman"/>
          <w:sz w:val="22"/>
          <w:szCs w:val="22"/>
        </w:rPr>
        <w:pPrChange w:id="85" w:author="Sherlock Wang" w:date="2014-06-24T13:43:00Z">
          <w:pPr>
            <w:numPr>
              <w:ilvl w:val="1"/>
              <w:numId w:val="22"/>
            </w:numPr>
            <w:ind w:left="490" w:hanging="152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Analyzed the model by </w:t>
      </w:r>
      <w:r w:rsidR="00F86630" w:rsidRPr="004C34DF">
        <w:rPr>
          <w:rFonts w:ascii="Times New Roman" w:eastAsia="新細明體" w:hAnsi="Times New Roman"/>
          <w:sz w:val="22"/>
          <w:szCs w:val="22"/>
        </w:rPr>
        <w:t>finite element analysis</w:t>
      </w:r>
      <w:r w:rsidR="0042568C" w:rsidRPr="004C34DF">
        <w:rPr>
          <w:rFonts w:ascii="Times New Roman" w:eastAsia="新細明體" w:hAnsi="Times New Roman"/>
          <w:sz w:val="22"/>
          <w:szCs w:val="22"/>
        </w:rPr>
        <w:t xml:space="preserve"> (FEA)</w:t>
      </w:r>
      <w:r w:rsidR="00725EAE" w:rsidRPr="004C34DF">
        <w:rPr>
          <w:rFonts w:ascii="Times New Roman" w:eastAsia="新細明體" w:hAnsi="Times New Roman"/>
          <w:sz w:val="22"/>
          <w:szCs w:val="22"/>
        </w:rPr>
        <w:t xml:space="preserve"> with SolidWorks</w:t>
      </w:r>
      <w:r w:rsidR="004679B0" w:rsidRPr="004C34DF">
        <w:rPr>
          <w:rFonts w:ascii="Times New Roman" w:eastAsia="新細明體" w:hAnsi="Times New Roman"/>
          <w:sz w:val="22"/>
          <w:szCs w:val="22"/>
        </w:rPr>
        <w:t xml:space="preserve"> and CATIA</w:t>
      </w:r>
      <w:ins w:id="86" w:author="Sherlock Wang" w:date="2014-06-24T13:31:00Z">
        <w:r w:rsidR="00F842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736752" w:rsidRPr="004C34DF" w:rsidRDefault="00736752" w:rsidP="005C3FF9">
      <w:pPr>
        <w:numPr>
          <w:ilvl w:val="1"/>
          <w:numId w:val="22"/>
        </w:numPr>
        <w:ind w:left="490" w:hanging="152"/>
        <w:jc w:val="both"/>
        <w:rPr>
          <w:rFonts w:ascii="Times New Roman" w:eastAsia="新細明體" w:hAnsi="Times New Roman"/>
          <w:sz w:val="22"/>
          <w:szCs w:val="22"/>
        </w:rPr>
        <w:pPrChange w:id="87" w:author="Sherlock Wang" w:date="2014-06-24T13:43:00Z">
          <w:pPr>
            <w:numPr>
              <w:ilvl w:val="1"/>
              <w:numId w:val="22"/>
            </w:numPr>
            <w:ind w:left="490" w:hanging="152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Earned</w:t>
      </w:r>
      <w:r w:rsidR="008B657A" w:rsidRPr="004C34DF">
        <w:rPr>
          <w:rFonts w:ascii="Times New Roman" w:eastAsia="新細明體" w:hAnsi="Times New Roman"/>
          <w:sz w:val="22"/>
          <w:szCs w:val="22"/>
        </w:rPr>
        <w:t xml:space="preserve"> A level grade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in the class</w:t>
      </w:r>
      <w:ins w:id="88" w:author="Sherlock Wang" w:date="2014-06-24T13:31:00Z">
        <w:r w:rsidR="00F842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070616" w:rsidRPr="004C34DF" w:rsidRDefault="007D7E8E" w:rsidP="005C3FF9">
      <w:pPr>
        <w:tabs>
          <w:tab w:val="left" w:pos="2127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89" w:author="Sherlock Wang" w:date="2014-06-24T13:43:00Z">
          <w:pPr>
            <w:tabs>
              <w:tab w:val="left" w:pos="2127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Computer-Aided Design of Mechanical Systems</w:t>
      </w:r>
    </w:p>
    <w:p w:rsidR="00241D93" w:rsidRPr="004C34DF" w:rsidRDefault="001B3B7E" w:rsidP="005C3FF9">
      <w:pPr>
        <w:jc w:val="both"/>
        <w:rPr>
          <w:rFonts w:ascii="Times New Roman" w:eastAsia="新細明體" w:hAnsi="Times New Roman"/>
          <w:sz w:val="22"/>
          <w:szCs w:val="22"/>
        </w:rPr>
        <w:pPrChange w:id="90" w:author="Sherlock Wang" w:date="2014-06-24T13:43:00Z">
          <w:pPr/>
        </w:pPrChange>
      </w:pPr>
      <w:del w:id="91" w:author="Michael Hwang" w:date="2014-06-23T21:27:00Z">
        <w:r w:rsidRPr="004C34DF" w:rsidDel="00661A3D">
          <w:rPr>
            <w:rFonts w:ascii="Times New Roman" w:eastAsia="新細明體" w:hAnsi="Times New Roman"/>
            <w:sz w:val="22"/>
            <w:szCs w:val="22"/>
          </w:rPr>
          <w:delText>This project wa</w:delText>
        </w:r>
        <w:r w:rsidR="00026A61" w:rsidRPr="004C34DF" w:rsidDel="00661A3D">
          <w:rPr>
            <w:rFonts w:ascii="Times New Roman" w:eastAsia="新細明體" w:hAnsi="Times New Roman"/>
            <w:sz w:val="22"/>
            <w:szCs w:val="22"/>
          </w:rPr>
          <w:delText>s to</w:delText>
        </w:r>
      </w:del>
      <w:ins w:id="92" w:author="Michael Hwang" w:date="2014-06-23T21:27:00Z">
        <w:r w:rsidR="00661A3D">
          <w:rPr>
            <w:rFonts w:ascii="Times New Roman" w:eastAsia="新細明體" w:hAnsi="Times New Roman"/>
            <w:sz w:val="22"/>
            <w:szCs w:val="22"/>
          </w:rPr>
          <w:t>To</w:t>
        </w:r>
      </w:ins>
      <w:r w:rsidR="00026A61" w:rsidRPr="004C34DF">
        <w:rPr>
          <w:rFonts w:ascii="Times New Roman" w:eastAsia="新細明體" w:hAnsi="Times New Roman"/>
          <w:sz w:val="22"/>
          <w:szCs w:val="22"/>
        </w:rPr>
        <w:t xml:space="preserve"> a</w:t>
      </w:r>
      <w:r w:rsidR="00241D93" w:rsidRPr="004C34DF">
        <w:rPr>
          <w:rFonts w:ascii="Times New Roman" w:eastAsia="新細明體" w:hAnsi="Times New Roman"/>
          <w:sz w:val="22"/>
          <w:szCs w:val="22"/>
        </w:rPr>
        <w:t>nalyze different models</w:t>
      </w:r>
      <w:r w:rsidR="00BB3FF9" w:rsidRPr="004C34DF">
        <w:rPr>
          <w:rFonts w:ascii="Times New Roman" w:eastAsia="新細明體" w:hAnsi="Times New Roman"/>
          <w:sz w:val="22"/>
          <w:szCs w:val="22"/>
        </w:rPr>
        <w:t xml:space="preserve"> by</w:t>
      </w:r>
      <w:r w:rsidR="00C85D07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BB3FF9" w:rsidRPr="004C34DF">
        <w:rPr>
          <w:rFonts w:ascii="Times New Roman" w:eastAsia="新細明體" w:hAnsi="Times New Roman"/>
          <w:sz w:val="22"/>
          <w:szCs w:val="22"/>
        </w:rPr>
        <w:t>FEA</w:t>
      </w:r>
      <w:r w:rsidR="00241D93" w:rsidRPr="004C34DF">
        <w:rPr>
          <w:rFonts w:ascii="Times New Roman" w:eastAsia="新細明體" w:hAnsi="Times New Roman"/>
          <w:sz w:val="22"/>
          <w:szCs w:val="22"/>
        </w:rPr>
        <w:t xml:space="preserve"> with SolidWorks</w:t>
      </w:r>
      <w:r w:rsidR="004679B0" w:rsidRPr="004C34DF">
        <w:rPr>
          <w:rFonts w:ascii="Times New Roman" w:eastAsia="新細明體" w:hAnsi="Times New Roman"/>
          <w:sz w:val="22"/>
          <w:szCs w:val="22"/>
        </w:rPr>
        <w:t xml:space="preserve"> and CATIA</w:t>
      </w:r>
      <w:ins w:id="93" w:author="Sherlock Wang" w:date="2014-06-24T13:31:00Z">
        <w:r w:rsidR="00F07B80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6D204A" w:rsidRPr="004C34DF" w:rsidRDefault="00951A60" w:rsidP="005C3FF9">
      <w:pPr>
        <w:numPr>
          <w:ilvl w:val="1"/>
          <w:numId w:val="22"/>
        </w:numPr>
        <w:ind w:left="490" w:hanging="152"/>
        <w:jc w:val="both"/>
        <w:rPr>
          <w:rFonts w:ascii="Times New Roman" w:eastAsia="新細明體" w:hAnsi="Times New Roman"/>
          <w:sz w:val="22"/>
          <w:szCs w:val="22"/>
        </w:rPr>
        <w:pPrChange w:id="94" w:author="Sherlock Wang" w:date="2014-06-24T13:43:00Z">
          <w:pPr>
            <w:numPr>
              <w:ilvl w:val="1"/>
              <w:numId w:val="22"/>
            </w:numPr>
            <w:ind w:left="490" w:hanging="152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Analyzed the stress</w:t>
      </w:r>
      <w:r w:rsidR="00772D39" w:rsidRPr="004C34DF">
        <w:rPr>
          <w:rFonts w:ascii="Times New Roman" w:eastAsia="新細明體" w:hAnsi="Times New Roman"/>
          <w:sz w:val="22"/>
          <w:szCs w:val="22"/>
        </w:rPr>
        <w:t>/</w:t>
      </w:r>
      <w:r w:rsidR="004B64FC" w:rsidRPr="004C34DF">
        <w:rPr>
          <w:rFonts w:ascii="Times New Roman" w:eastAsia="新細明體" w:hAnsi="Times New Roman"/>
          <w:sz w:val="22"/>
          <w:szCs w:val="22"/>
        </w:rPr>
        <w:t>strain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and their distributions</w:t>
      </w:r>
      <w:r w:rsidR="00772D39" w:rsidRPr="004C34DF">
        <w:rPr>
          <w:rFonts w:ascii="Times New Roman" w:eastAsia="新細明體" w:hAnsi="Times New Roman"/>
          <w:sz w:val="22"/>
          <w:szCs w:val="22"/>
        </w:rPr>
        <w:t>, the vibration natural frequencies and the corresponding vibration modes, the buckling boundary conditions</w:t>
      </w:r>
      <w:r w:rsidR="00E52FF3" w:rsidRPr="004C34DF">
        <w:rPr>
          <w:rFonts w:ascii="Times New Roman" w:eastAsia="新細明體" w:hAnsi="Times New Roman"/>
          <w:sz w:val="22"/>
          <w:szCs w:val="22"/>
        </w:rPr>
        <w:t>, and thermal stress/strain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for different </w:t>
      </w:r>
      <w:r w:rsidR="003B6005" w:rsidRPr="004C34DF">
        <w:rPr>
          <w:rFonts w:ascii="Times New Roman" w:eastAsia="新細明體" w:hAnsi="Times New Roman"/>
          <w:sz w:val="22"/>
          <w:szCs w:val="22"/>
        </w:rPr>
        <w:t>model</w:t>
      </w:r>
      <w:r w:rsidRPr="004C34DF">
        <w:rPr>
          <w:rFonts w:ascii="Times New Roman" w:eastAsia="新細明體" w:hAnsi="Times New Roman"/>
          <w:sz w:val="22"/>
          <w:szCs w:val="22"/>
        </w:rPr>
        <w:t>s</w:t>
      </w:r>
      <w:ins w:id="95" w:author="Sherlock Wang" w:date="2014-06-24T13:31:00Z">
        <w:r w:rsidR="00F07B80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415A9F" w:rsidRPr="004C34DF" w:rsidRDefault="00415A9F" w:rsidP="005C3FF9">
      <w:pPr>
        <w:numPr>
          <w:ilvl w:val="1"/>
          <w:numId w:val="22"/>
        </w:numPr>
        <w:ind w:left="490" w:hanging="152"/>
        <w:jc w:val="both"/>
        <w:rPr>
          <w:rFonts w:ascii="Times New Roman" w:eastAsia="新細明體" w:hAnsi="Times New Roman"/>
          <w:sz w:val="22"/>
          <w:szCs w:val="22"/>
        </w:rPr>
        <w:pPrChange w:id="96" w:author="Sherlock Wang" w:date="2014-06-24T13:43:00Z">
          <w:pPr>
            <w:numPr>
              <w:ilvl w:val="1"/>
              <w:numId w:val="22"/>
            </w:numPr>
            <w:ind w:left="490" w:hanging="152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Earned A level grade in the class</w:t>
      </w:r>
      <w:ins w:id="97" w:author="Sherlock Wang" w:date="2014-06-24T13:31:00Z">
        <w:r w:rsidR="00F07B80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525BA5" w:rsidRPr="004C34DF" w:rsidRDefault="00525BA5" w:rsidP="005C3FF9">
      <w:pPr>
        <w:tabs>
          <w:tab w:val="left" w:pos="2127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98" w:author="Sherlock Wang" w:date="2014-06-24T13:43:00Z">
          <w:pPr>
            <w:tabs>
              <w:tab w:val="left" w:pos="2127"/>
            </w:tabs>
          </w:pPr>
        </w:pPrChange>
      </w:pPr>
      <w:proofErr w:type="spellStart"/>
      <w:r w:rsidRPr="004C34DF">
        <w:rPr>
          <w:rFonts w:ascii="Times New Roman" w:eastAsia="新細明體" w:hAnsi="Times New Roman"/>
          <w:b/>
          <w:sz w:val="22"/>
          <w:szCs w:val="22"/>
        </w:rPr>
        <w:t>SpaceBot</w:t>
      </w:r>
      <w:proofErr w:type="spellEnd"/>
    </w:p>
    <w:p w:rsidR="00385866" w:rsidRPr="004C34DF" w:rsidRDefault="004E715B" w:rsidP="005C3FF9">
      <w:pPr>
        <w:jc w:val="both"/>
        <w:rPr>
          <w:rFonts w:ascii="Times New Roman" w:eastAsia="新細明體" w:hAnsi="Times New Roman"/>
          <w:sz w:val="22"/>
          <w:szCs w:val="22"/>
        </w:rPr>
        <w:pPrChange w:id="99" w:author="Sherlock Wang" w:date="2014-06-24T13:43:00Z">
          <w:pPr/>
        </w:pPrChange>
      </w:pPr>
      <w:r w:rsidRPr="004C34DF">
        <w:rPr>
          <w:rFonts w:ascii="Times New Roman" w:eastAsia="新細明體" w:hAnsi="Times New Roman"/>
          <w:sz w:val="22"/>
          <w:szCs w:val="22"/>
        </w:rPr>
        <w:t>This project wa</w:t>
      </w:r>
      <w:r w:rsidR="005244B2" w:rsidRPr="004C34DF">
        <w:rPr>
          <w:rFonts w:ascii="Times New Roman" w:eastAsia="新細明體" w:hAnsi="Times New Roman"/>
          <w:sz w:val="22"/>
          <w:szCs w:val="22"/>
        </w:rPr>
        <w:t xml:space="preserve">s to design </w:t>
      </w:r>
      <w:r w:rsidR="00F02E1E" w:rsidRPr="004C34DF">
        <w:rPr>
          <w:rFonts w:ascii="Times New Roman" w:eastAsia="新細明體" w:hAnsi="Times New Roman"/>
          <w:sz w:val="22"/>
          <w:szCs w:val="22"/>
        </w:rPr>
        <w:t>a Geosynchronous</w:t>
      </w:r>
      <w:r w:rsidR="008B2370" w:rsidRPr="004C34DF">
        <w:rPr>
          <w:rFonts w:ascii="Times New Roman" w:eastAsia="新細明體" w:hAnsi="Times New Roman"/>
          <w:sz w:val="22"/>
          <w:szCs w:val="22"/>
        </w:rPr>
        <w:t xml:space="preserve"> (GEO)</w:t>
      </w:r>
      <w:r w:rsidR="00F02E1E" w:rsidRPr="004C34DF">
        <w:rPr>
          <w:rFonts w:ascii="Times New Roman" w:eastAsia="新細明體" w:hAnsi="Times New Roman"/>
          <w:sz w:val="22"/>
          <w:szCs w:val="22"/>
        </w:rPr>
        <w:t xml:space="preserve"> satellite</w:t>
      </w:r>
      <w:r w:rsidR="006803C8" w:rsidRPr="004C34DF">
        <w:rPr>
          <w:rFonts w:ascii="Times New Roman" w:eastAsia="新細明體" w:hAnsi="Times New Roman"/>
          <w:sz w:val="22"/>
          <w:szCs w:val="22"/>
        </w:rPr>
        <w:t xml:space="preserve"> life-extension vehicle</w:t>
      </w:r>
      <w:ins w:id="100" w:author="Sherlock Wang" w:date="2014-06-24T13:31:00Z">
        <w:r w:rsidR="00D930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954A90" w:rsidRPr="004C34DF" w:rsidRDefault="00954A90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101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Determined the required propellant masses, scales of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SpaceBot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 xml:space="preserve"> and its subsystems</w:t>
      </w:r>
      <w:ins w:id="102" w:author="Sherlock Wang" w:date="2014-06-24T13:31:00Z">
        <w:r w:rsidR="00D930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9064A3" w:rsidRPr="004C34DF" w:rsidRDefault="009064A3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103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Evaluated the feasibility and </w:t>
      </w:r>
      <w:r w:rsidR="00824B64" w:rsidRPr="004C34DF">
        <w:rPr>
          <w:rFonts w:ascii="Times New Roman" w:eastAsia="新細明體" w:hAnsi="Times New Roman"/>
          <w:sz w:val="22"/>
          <w:szCs w:val="22"/>
        </w:rPr>
        <w:t>the cost for the whole project</w:t>
      </w:r>
      <w:ins w:id="104" w:author="Sherlock Wang" w:date="2014-06-24T13:32:00Z">
        <w:r w:rsidR="00D930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6B2194" w:rsidRPr="004C34DF" w:rsidDel="00CD6865" w:rsidRDefault="006B2194" w:rsidP="005C3FF9">
      <w:pPr>
        <w:numPr>
          <w:ilvl w:val="1"/>
          <w:numId w:val="22"/>
        </w:numPr>
        <w:ind w:left="567" w:hanging="229"/>
        <w:jc w:val="both"/>
        <w:rPr>
          <w:del w:id="105" w:author="Sherlock Wang" w:date="2014-06-24T13:35:00Z"/>
          <w:rFonts w:ascii="Times New Roman" w:eastAsia="新細明體" w:hAnsi="Times New Roman"/>
          <w:sz w:val="22"/>
          <w:szCs w:val="22"/>
        </w:rPr>
        <w:pPrChange w:id="106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This project passed a stringent test</w:t>
      </w:r>
      <w:ins w:id="107" w:author="Sherlock Wang" w:date="2014-06-24T13:32:00Z">
        <w:r w:rsidR="00D930D1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F42B70" w:rsidRPr="00CD6865" w:rsidRDefault="00F42B70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 w:hint="eastAsia"/>
          <w:b/>
          <w:sz w:val="22"/>
          <w:szCs w:val="22"/>
          <w:rPrChange w:id="108" w:author="Sherlock Wang" w:date="2014-06-24T13:35:00Z">
            <w:rPr>
              <w:rFonts w:ascii="Times New Roman" w:eastAsia="新細明體" w:hAnsi="Times New Roman" w:hint="eastAsia"/>
              <w:b/>
              <w:sz w:val="22"/>
              <w:szCs w:val="22"/>
            </w:rPr>
          </w:rPrChange>
        </w:rPr>
        <w:pPrChange w:id="109" w:author="Sherlock Wang" w:date="2014-06-24T13:43:00Z">
          <w:pPr>
            <w:tabs>
              <w:tab w:val="left" w:pos="2127"/>
            </w:tabs>
          </w:pPr>
        </w:pPrChange>
      </w:pPr>
    </w:p>
    <w:p w:rsidR="00E60720" w:rsidRPr="004C34DF" w:rsidRDefault="00A83607" w:rsidP="005C3FF9">
      <w:pPr>
        <w:tabs>
          <w:tab w:val="left" w:pos="2127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110" w:author="Sherlock Wang" w:date="2014-06-24T13:43:00Z">
          <w:pPr>
            <w:tabs>
              <w:tab w:val="left" w:pos="2127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Da Vinci Flyer</w:t>
      </w:r>
    </w:p>
    <w:p w:rsidR="0052524B" w:rsidRPr="004C34DF" w:rsidRDefault="0023155C" w:rsidP="005C3FF9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  <w:pPrChange w:id="111" w:author="Sherlock Wang" w:date="2014-06-24T13:43:00Z">
          <w:pPr>
            <w:tabs>
              <w:tab w:val="left" w:pos="2127"/>
            </w:tabs>
          </w:pPr>
        </w:pPrChange>
      </w:pPr>
      <w:del w:id="112" w:author="Michael Hwang" w:date="2014-06-23T21:41:00Z">
        <w:r w:rsidRPr="004C34DF" w:rsidDel="0003317C">
          <w:rPr>
            <w:rFonts w:ascii="Times New Roman" w:eastAsia="新細明體" w:hAnsi="Times New Roman"/>
            <w:sz w:val="22"/>
            <w:szCs w:val="22"/>
          </w:rPr>
          <w:delText xml:space="preserve">This </w:delText>
        </w:r>
      </w:del>
      <w:ins w:id="113" w:author="Michael Hwang" w:date="2014-06-23T21:41:00Z">
        <w:r w:rsidR="0003317C" w:rsidRPr="004C34DF">
          <w:rPr>
            <w:rFonts w:ascii="Times New Roman" w:eastAsia="新細明體" w:hAnsi="Times New Roman"/>
            <w:sz w:val="22"/>
            <w:szCs w:val="22"/>
          </w:rPr>
          <w:t>Th</w:t>
        </w:r>
        <w:r w:rsidR="0003317C">
          <w:rPr>
            <w:rFonts w:ascii="Times New Roman" w:eastAsia="新細明體" w:hAnsi="Times New Roman"/>
            <w:sz w:val="22"/>
            <w:szCs w:val="22"/>
          </w:rPr>
          <w:t>e</w:t>
        </w:r>
        <w:r w:rsidR="0003317C" w:rsidRPr="004C34DF">
          <w:rPr>
            <w:rFonts w:ascii="Times New Roman" w:eastAsia="新細明體" w:hAnsi="Times New Roman"/>
            <w:sz w:val="22"/>
            <w:szCs w:val="22"/>
          </w:rPr>
          <w:t xml:space="preserve"> </w:t>
        </w:r>
      </w:ins>
      <w:r w:rsidRPr="004C34DF">
        <w:rPr>
          <w:rFonts w:ascii="Times New Roman" w:eastAsia="新細明體" w:hAnsi="Times New Roman"/>
          <w:sz w:val="22"/>
          <w:szCs w:val="22"/>
        </w:rPr>
        <w:t>project wa</w:t>
      </w:r>
      <w:r w:rsidR="0052524B" w:rsidRPr="004C34DF">
        <w:rPr>
          <w:rFonts w:ascii="Times New Roman" w:eastAsia="新細明體" w:hAnsi="Times New Roman"/>
          <w:sz w:val="22"/>
          <w:szCs w:val="22"/>
        </w:rPr>
        <w:t xml:space="preserve">s to </w:t>
      </w:r>
      <w:r w:rsidR="00004C7C" w:rsidRPr="004C34DF">
        <w:rPr>
          <w:rFonts w:ascii="Times New Roman" w:eastAsia="新細明體" w:hAnsi="Times New Roman"/>
          <w:sz w:val="22"/>
          <w:szCs w:val="22"/>
        </w:rPr>
        <w:t>reconstruct Da Vinci’s flyer</w:t>
      </w:r>
    </w:p>
    <w:p w:rsidR="00C92BF6" w:rsidRPr="004C34DF" w:rsidRDefault="00525FF6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114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Designed the model and determined the flyer’s scales, flying modes, and the feasibility with SolidWorks</w:t>
      </w:r>
      <w:ins w:id="115" w:author="Sherlock Wang" w:date="2014-06-24T13:32:00Z">
        <w:r w:rsidR="00BF3217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151034" w:rsidRPr="004C34DF" w:rsidRDefault="00151034" w:rsidP="005C3FF9">
      <w:pPr>
        <w:numPr>
          <w:ilvl w:val="1"/>
          <w:numId w:val="22"/>
        </w:numPr>
        <w:ind w:left="567" w:hanging="229"/>
        <w:jc w:val="both"/>
        <w:rPr>
          <w:rFonts w:ascii="Times New Roman" w:eastAsia="新細明體" w:hAnsi="Times New Roman"/>
          <w:sz w:val="22"/>
          <w:szCs w:val="22"/>
        </w:rPr>
        <w:pPrChange w:id="116" w:author="Sherlock Wang" w:date="2014-06-24T13:43:00Z">
          <w:pPr>
            <w:numPr>
              <w:ilvl w:val="1"/>
              <w:numId w:val="22"/>
            </w:numPr>
            <w:ind w:left="567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This project passed a strict examination</w:t>
      </w:r>
      <w:ins w:id="117" w:author="Sherlock Wang" w:date="2014-06-24T13:32:00Z">
        <w:r w:rsidR="00BF3217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C02780" w:rsidRPr="004C34DF" w:rsidRDefault="00C02780" w:rsidP="005C3FF9">
      <w:pPr>
        <w:tabs>
          <w:tab w:val="left" w:pos="2127"/>
        </w:tabs>
        <w:jc w:val="both"/>
        <w:rPr>
          <w:rFonts w:ascii="Times New Roman" w:eastAsia="新細明體" w:hAnsi="Times New Roman"/>
          <w:b/>
          <w:sz w:val="22"/>
          <w:szCs w:val="22"/>
        </w:rPr>
        <w:pPrChange w:id="118" w:author="Sherlock Wang" w:date="2014-06-24T13:43:00Z">
          <w:pPr>
            <w:tabs>
              <w:tab w:val="left" w:pos="2127"/>
            </w:tabs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Modeling and Analy</w:t>
      </w:r>
      <w:r w:rsidR="007C35E6" w:rsidRPr="004C34DF">
        <w:rPr>
          <w:rFonts w:ascii="Times New Roman" w:eastAsia="新細明體" w:hAnsi="Times New Roman"/>
          <w:b/>
          <w:sz w:val="22"/>
          <w:szCs w:val="22"/>
        </w:rPr>
        <w:t>zing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Vibrating S</w:t>
      </w:r>
      <w:r w:rsidR="00A83607" w:rsidRPr="004C34DF">
        <w:rPr>
          <w:rFonts w:ascii="Times New Roman" w:eastAsia="新細明體" w:hAnsi="Times New Roman"/>
          <w:b/>
          <w:sz w:val="22"/>
          <w:szCs w:val="22"/>
        </w:rPr>
        <w:t>ystems</w:t>
      </w:r>
    </w:p>
    <w:p w:rsidR="005E7076" w:rsidRPr="004C34DF" w:rsidRDefault="00053AB9" w:rsidP="005C3FF9">
      <w:pPr>
        <w:tabs>
          <w:tab w:val="left" w:pos="2127"/>
        </w:tabs>
        <w:jc w:val="both"/>
        <w:rPr>
          <w:rFonts w:ascii="Times New Roman" w:hAnsi="Times New Roman"/>
          <w:sz w:val="22"/>
          <w:szCs w:val="22"/>
        </w:rPr>
        <w:pPrChange w:id="119" w:author="Sherlock Wang" w:date="2014-06-24T13:43:00Z">
          <w:pPr>
            <w:tabs>
              <w:tab w:val="left" w:pos="2127"/>
            </w:tabs>
          </w:pPr>
        </w:pPrChange>
      </w:pPr>
      <w:del w:id="120" w:author="Michael Hwang" w:date="2014-06-23T21:29:00Z">
        <w:r w:rsidRPr="004C34DF" w:rsidDel="00661A3D">
          <w:rPr>
            <w:rFonts w:ascii="Times New Roman" w:hAnsi="Times New Roman"/>
            <w:sz w:val="22"/>
            <w:szCs w:val="22"/>
          </w:rPr>
          <w:delText>This project wa</w:delText>
        </w:r>
        <w:r w:rsidR="005E7076" w:rsidRPr="004C34DF" w:rsidDel="00661A3D">
          <w:rPr>
            <w:rFonts w:ascii="Times New Roman" w:hAnsi="Times New Roman"/>
            <w:sz w:val="22"/>
            <w:szCs w:val="22"/>
          </w:rPr>
          <w:delText>s to</w:delText>
        </w:r>
      </w:del>
      <w:ins w:id="121" w:author="Michael Hwang" w:date="2014-06-23T21:29:00Z">
        <w:r w:rsidR="00661A3D">
          <w:rPr>
            <w:rFonts w:ascii="Times New Roman" w:hAnsi="Times New Roman"/>
            <w:sz w:val="22"/>
            <w:szCs w:val="22"/>
          </w:rPr>
          <w:t>To</w:t>
        </w:r>
      </w:ins>
      <w:r w:rsidR="005E7076" w:rsidRPr="004C34DF">
        <w:rPr>
          <w:rFonts w:ascii="Times New Roman" w:hAnsi="Times New Roman"/>
          <w:sz w:val="22"/>
          <w:szCs w:val="22"/>
        </w:rPr>
        <w:t xml:space="preserve"> </w:t>
      </w:r>
      <w:r w:rsidR="00714C8B" w:rsidRPr="004C34DF">
        <w:rPr>
          <w:rFonts w:ascii="Times New Roman" w:hAnsi="Times New Roman"/>
          <w:sz w:val="22"/>
          <w:szCs w:val="22"/>
        </w:rPr>
        <w:t>analyze the vibrations of lump-mass systems and continuous systems</w:t>
      </w:r>
      <w:ins w:id="122" w:author="Sherlock Wang" w:date="2014-06-24T13:32:00Z">
        <w:r w:rsidR="00BF3217">
          <w:rPr>
            <w:rFonts w:ascii="Times New Roman" w:hAnsi="Times New Roman"/>
            <w:sz w:val="22"/>
            <w:szCs w:val="22"/>
          </w:rPr>
          <w:t>.</w:t>
        </w:r>
      </w:ins>
    </w:p>
    <w:p w:rsidR="005A3D14" w:rsidRPr="004C34DF" w:rsidRDefault="007B63C1" w:rsidP="005C3FF9">
      <w:pPr>
        <w:numPr>
          <w:ilvl w:val="1"/>
          <w:numId w:val="22"/>
        </w:numPr>
        <w:ind w:left="490" w:hanging="229"/>
        <w:jc w:val="both"/>
        <w:rPr>
          <w:rFonts w:ascii="Times New Roman" w:eastAsia="新細明體" w:hAnsi="Times New Roman"/>
          <w:sz w:val="22"/>
          <w:szCs w:val="22"/>
        </w:rPr>
        <w:pPrChange w:id="123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Model</w:t>
      </w:r>
      <w:r w:rsidR="00D3799A" w:rsidRPr="004C34DF">
        <w:rPr>
          <w:rFonts w:ascii="Times New Roman" w:eastAsia="新細明體" w:hAnsi="Times New Roman"/>
          <w:sz w:val="22"/>
          <w:szCs w:val="22"/>
        </w:rPr>
        <w:t>ed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and </w:t>
      </w:r>
      <w:r w:rsidR="006B25AB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>nalyz</w:t>
      </w:r>
      <w:r w:rsidR="00D3799A" w:rsidRPr="004C34DF">
        <w:rPr>
          <w:rFonts w:ascii="Times New Roman" w:eastAsia="新細明體" w:hAnsi="Times New Roman"/>
          <w:sz w:val="22"/>
          <w:szCs w:val="22"/>
        </w:rPr>
        <w:t>ed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B07C5C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4F3960" w:rsidRPr="004C34DF">
        <w:rPr>
          <w:rFonts w:ascii="Times New Roman" w:eastAsia="新細明體" w:hAnsi="Times New Roman"/>
          <w:sz w:val="22"/>
          <w:szCs w:val="22"/>
        </w:rPr>
        <w:t>suspension system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6B25AB" w:rsidRPr="004C34DF">
        <w:rPr>
          <w:rFonts w:ascii="Times New Roman" w:eastAsia="新細明體" w:hAnsi="Times New Roman"/>
          <w:sz w:val="22"/>
          <w:szCs w:val="22"/>
        </w:rPr>
        <w:t>m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odel of </w:t>
      </w:r>
      <w:r w:rsidR="006B25AB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>utomobiles</w:t>
      </w:r>
      <w:r w:rsidR="008F7F21" w:rsidRPr="004C34DF">
        <w:rPr>
          <w:rFonts w:ascii="Times New Roman" w:eastAsia="新細明體" w:hAnsi="Times New Roman"/>
          <w:sz w:val="22"/>
          <w:szCs w:val="22"/>
        </w:rPr>
        <w:t xml:space="preserve"> and a model of airp</w:t>
      </w:r>
      <w:r w:rsidR="003B7907" w:rsidRPr="004C34DF">
        <w:rPr>
          <w:rFonts w:ascii="Times New Roman" w:eastAsia="新細明體" w:hAnsi="Times New Roman"/>
          <w:sz w:val="22"/>
          <w:szCs w:val="22"/>
        </w:rPr>
        <w:t xml:space="preserve">lane wings with mounted engines with </w:t>
      </w:r>
      <w:proofErr w:type="spellStart"/>
      <w:r w:rsidR="003B7907" w:rsidRPr="004C34DF">
        <w:rPr>
          <w:rFonts w:ascii="Times New Roman" w:eastAsia="新細明體" w:hAnsi="Times New Roman"/>
          <w:sz w:val="22"/>
          <w:szCs w:val="22"/>
        </w:rPr>
        <w:t>MatLab</w:t>
      </w:r>
      <w:proofErr w:type="spellEnd"/>
      <w:ins w:id="124" w:author="Sherlock Wang" w:date="2014-06-24T13:32:00Z">
        <w:r w:rsidR="00BF3217">
          <w:rPr>
            <w:rFonts w:ascii="Times New Roman" w:eastAsia="新細明體" w:hAnsi="Times New Roman"/>
            <w:sz w:val="22"/>
            <w:szCs w:val="22"/>
          </w:rPr>
          <w:t>.</w:t>
        </w:r>
      </w:ins>
      <w:del w:id="125" w:author="Sherlock Wang" w:date="2014-06-24T13:32:00Z">
        <w:r w:rsidR="00B72636" w:rsidRPr="004C34DF" w:rsidDel="00BF3217">
          <w:rPr>
            <w:rFonts w:ascii="Times New Roman" w:eastAsia="新細明體" w:hAnsi="Times New Roman"/>
            <w:sz w:val="22"/>
            <w:szCs w:val="22"/>
          </w:rPr>
          <w:tab/>
        </w:r>
      </w:del>
    </w:p>
    <w:p w:rsidR="00EE68F6" w:rsidRPr="004C34DF" w:rsidDel="00136682" w:rsidRDefault="00EE68F6" w:rsidP="005C3FF9">
      <w:pPr>
        <w:numPr>
          <w:ilvl w:val="1"/>
          <w:numId w:val="22"/>
        </w:numPr>
        <w:ind w:left="490" w:hanging="229"/>
        <w:jc w:val="both"/>
        <w:rPr>
          <w:del w:id="126" w:author="Sherlock Wang" w:date="2014-06-24T13:46:00Z"/>
          <w:rFonts w:ascii="Times New Roman" w:eastAsia="新細明體" w:hAnsi="Times New Roman"/>
          <w:sz w:val="22"/>
          <w:szCs w:val="22"/>
        </w:rPr>
        <w:pPrChange w:id="127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 xml:space="preserve">This project </w:t>
      </w:r>
      <w:r w:rsidR="001A21A8" w:rsidRPr="004C34DF">
        <w:rPr>
          <w:rFonts w:ascii="Times New Roman" w:eastAsia="新細明體" w:hAnsi="Times New Roman"/>
          <w:sz w:val="22"/>
          <w:szCs w:val="22"/>
        </w:rPr>
        <w:t>passed a stringent test</w:t>
      </w:r>
      <w:ins w:id="128" w:author="Sherlock Wang" w:date="2014-06-24T13:32:00Z">
        <w:r w:rsidR="00BF3217">
          <w:rPr>
            <w:rFonts w:ascii="Times New Roman" w:eastAsia="新細明體" w:hAnsi="Times New Roman"/>
            <w:sz w:val="22"/>
            <w:szCs w:val="22"/>
          </w:rPr>
          <w:t>.</w:t>
        </w:r>
      </w:ins>
    </w:p>
    <w:p w:rsidR="008E6778" w:rsidRPr="00136682" w:rsidRDefault="008E6778" w:rsidP="005C3FF9">
      <w:pPr>
        <w:numPr>
          <w:ilvl w:val="1"/>
          <w:numId w:val="22"/>
        </w:numPr>
        <w:ind w:left="490" w:hanging="229"/>
        <w:jc w:val="both"/>
        <w:rPr>
          <w:rFonts w:ascii="Times New Roman" w:eastAsia="新細明體" w:hAnsi="Times New Roman" w:hint="eastAsia"/>
          <w:sz w:val="22"/>
          <w:szCs w:val="22"/>
          <w:rPrChange w:id="129" w:author="Sherlock Wang" w:date="2014-06-24T13:46:00Z">
            <w:rPr>
              <w:rFonts w:ascii="Times New Roman" w:eastAsia="新細明體" w:hAnsi="Times New Roman" w:hint="eastAsia"/>
              <w:sz w:val="22"/>
              <w:szCs w:val="22"/>
            </w:rPr>
          </w:rPrChange>
        </w:rPr>
        <w:pPrChange w:id="130" w:author="Sherlock Wang" w:date="2014-06-24T13:43:00Z">
          <w:pPr/>
        </w:pPrChange>
      </w:pPr>
    </w:p>
    <w:p w:rsidR="008E6778" w:rsidRPr="004C34DF" w:rsidDel="00136682" w:rsidRDefault="008E6778" w:rsidP="005C3FF9">
      <w:pPr>
        <w:pBdr>
          <w:bottom w:val="single" w:sz="6" w:space="1" w:color="auto"/>
        </w:pBdr>
        <w:jc w:val="both"/>
        <w:rPr>
          <w:del w:id="131" w:author="Sherlock Wang" w:date="2014-06-24T13:46:00Z"/>
          <w:rFonts w:ascii="Times New Roman" w:eastAsia="新細明體" w:hAnsi="Times New Roman"/>
          <w:b/>
          <w:sz w:val="22"/>
          <w:szCs w:val="22"/>
        </w:rPr>
        <w:pPrChange w:id="132" w:author="Sherlock Wang" w:date="2014-06-24T13:43:00Z">
          <w:pPr>
            <w:pBdr>
              <w:bottom w:val="single" w:sz="6" w:space="1" w:color="auto"/>
            </w:pBdr>
          </w:pPr>
        </w:pPrChange>
      </w:pPr>
      <w:del w:id="133" w:author="Sherlock Wang" w:date="2014-06-24T13:46:00Z">
        <w:r w:rsidRPr="004C34DF" w:rsidDel="00136682">
          <w:rPr>
            <w:rFonts w:ascii="Times New Roman" w:eastAsia="新細明體" w:hAnsi="Times New Roman"/>
            <w:b/>
            <w:sz w:val="22"/>
            <w:szCs w:val="22"/>
          </w:rPr>
          <w:delText>HONORS &amp; AWARDS</w:delText>
        </w:r>
      </w:del>
    </w:p>
    <w:p w:rsidR="008E6778" w:rsidRPr="004C34DF" w:rsidDel="00136682" w:rsidRDefault="008E6778" w:rsidP="005C3FF9">
      <w:pPr>
        <w:tabs>
          <w:tab w:val="right" w:pos="9890"/>
        </w:tabs>
        <w:jc w:val="both"/>
        <w:rPr>
          <w:del w:id="134" w:author="Sherlock Wang" w:date="2014-06-24T13:46:00Z"/>
          <w:rFonts w:ascii="Times New Roman" w:eastAsia="新細明體" w:hAnsi="Times New Roman"/>
          <w:sz w:val="22"/>
          <w:szCs w:val="22"/>
        </w:rPr>
        <w:pPrChange w:id="135" w:author="Sherlock Wang" w:date="2014-06-24T13:43:00Z">
          <w:pPr>
            <w:tabs>
              <w:tab w:val="right" w:pos="9890"/>
            </w:tabs>
          </w:pPr>
        </w:pPrChange>
      </w:pPr>
      <w:del w:id="136" w:author="Sherlock Wang" w:date="2014-06-24T13:46:00Z">
        <w:r w:rsidRPr="004C34DF" w:rsidDel="00136682">
          <w:rPr>
            <w:rFonts w:ascii="Times New Roman" w:eastAsia="新細明體" w:hAnsi="Times New Roman"/>
            <w:b/>
            <w:sz w:val="22"/>
            <w:szCs w:val="22"/>
          </w:rPr>
          <w:delText>First Place</w:delText>
        </w:r>
        <w:r w:rsidRPr="004C34DF" w:rsidDel="00136682">
          <w:rPr>
            <w:rFonts w:ascii="Times New Roman" w:eastAsia="新細明體" w:hAnsi="Times New Roman"/>
            <w:sz w:val="22"/>
            <w:szCs w:val="22"/>
          </w:rPr>
          <w:delText xml:space="preserve"> (Work Name: Running Chair) </w:delText>
        </w:r>
        <w:r w:rsidRPr="004C34DF" w:rsidDel="00136682">
          <w:rPr>
            <w:rFonts w:ascii="Times New Roman" w:eastAsia="新細明體" w:hAnsi="Times New Roman"/>
            <w:sz w:val="22"/>
            <w:szCs w:val="22"/>
          </w:rPr>
          <w:tab/>
          <w:delText>Oct 2006</w:delText>
        </w:r>
      </w:del>
    </w:p>
    <w:p w:rsidR="008E6778" w:rsidRPr="002519A4" w:rsidDel="00136682" w:rsidRDefault="008E6778" w:rsidP="005C3FF9">
      <w:pPr>
        <w:jc w:val="both"/>
        <w:rPr>
          <w:del w:id="137" w:author="Sherlock Wang" w:date="2014-06-24T13:46:00Z"/>
          <w:rFonts w:ascii="Times New Roman" w:eastAsia="新細明體" w:hAnsi="Times New Roman"/>
          <w:sz w:val="22"/>
          <w:szCs w:val="22"/>
        </w:rPr>
        <w:pPrChange w:id="138" w:author="Sherlock Wang" w:date="2014-06-24T13:43:00Z">
          <w:pPr/>
        </w:pPrChange>
      </w:pPr>
      <w:del w:id="139" w:author="Sherlock Wang" w:date="2014-06-24T13:46:00Z">
        <w:r w:rsidRPr="00B235DC" w:rsidDel="00136682">
          <w:rPr>
            <w:rFonts w:ascii="Times New Roman" w:eastAsia="新細明體" w:hAnsi="Times New Roman"/>
            <w:b/>
            <w:sz w:val="22"/>
            <w:szCs w:val="22"/>
          </w:rPr>
          <w:delText>2006 Taiwan Innovative Mechanism Design Competition</w:delText>
        </w:r>
        <w:r w:rsidR="002519A4" w:rsidDel="00136682">
          <w:rPr>
            <w:rFonts w:ascii="Times New Roman" w:eastAsia="新細明體" w:hAnsi="Times New Roman"/>
            <w:b/>
            <w:sz w:val="22"/>
            <w:szCs w:val="22"/>
          </w:rPr>
          <w:delText xml:space="preserve"> </w:delText>
        </w:r>
      </w:del>
      <w:ins w:id="140" w:author="Michael Hwang" w:date="2014-06-23T21:33:00Z">
        <w:del w:id="141" w:author="Sherlock Wang" w:date="2014-06-24T13:46:00Z">
          <w:r w:rsidR="00661A3D" w:rsidDel="00136682">
            <w:rPr>
              <w:rFonts w:ascii="Times New Roman" w:eastAsia="新細明體" w:hAnsi="Times New Roman"/>
              <w:sz w:val="22"/>
              <w:szCs w:val="22"/>
            </w:rPr>
            <w:delText>sponsored by</w:delText>
          </w:r>
        </w:del>
      </w:ins>
      <w:del w:id="142" w:author="Sherlock Wang" w:date="2014-06-24T13:46:00Z">
        <w:r w:rsidR="00F35F4F" w:rsidDel="00136682">
          <w:rPr>
            <w:rFonts w:ascii="Times New Roman" w:eastAsia="新細明體" w:hAnsi="Times New Roman"/>
            <w:sz w:val="22"/>
            <w:szCs w:val="22"/>
          </w:rPr>
          <w:delText>(</w:delText>
        </w:r>
        <w:r w:rsidR="002519A4" w:rsidDel="00136682">
          <w:rPr>
            <w:rFonts w:ascii="Times New Roman" w:eastAsia="新細明體" w:hAnsi="Times New Roman"/>
            <w:sz w:val="22"/>
            <w:szCs w:val="22"/>
          </w:rPr>
          <w:delText>National Science Council of Taiwan spo</w:delText>
        </w:r>
        <w:r w:rsidR="009E4C48" w:rsidDel="00136682">
          <w:rPr>
            <w:rFonts w:ascii="Times New Roman" w:eastAsia="新細明體" w:hAnsi="Times New Roman"/>
            <w:sz w:val="22"/>
            <w:szCs w:val="22"/>
          </w:rPr>
          <w:delText>ns</w:delText>
        </w:r>
        <w:r w:rsidR="002519A4" w:rsidDel="00136682">
          <w:rPr>
            <w:rFonts w:ascii="Times New Roman" w:eastAsia="新細明體" w:hAnsi="Times New Roman"/>
            <w:sz w:val="22"/>
            <w:szCs w:val="22"/>
          </w:rPr>
          <w:delText>ored</w:delText>
        </w:r>
        <w:r w:rsidR="002519A4" w:rsidRPr="002519A4" w:rsidDel="00136682">
          <w:rPr>
            <w:rFonts w:ascii="Times New Roman" w:eastAsia="新細明體" w:hAnsi="Times New Roman"/>
            <w:sz w:val="22"/>
            <w:szCs w:val="22"/>
          </w:rPr>
          <w:delText>)</w:delText>
        </w:r>
      </w:del>
    </w:p>
    <w:p w:rsidR="000F31EE" w:rsidRPr="004C34DF" w:rsidDel="00136682" w:rsidRDefault="000F31EE" w:rsidP="005C3FF9">
      <w:pPr>
        <w:tabs>
          <w:tab w:val="left" w:pos="2127"/>
        </w:tabs>
        <w:jc w:val="both"/>
        <w:rPr>
          <w:del w:id="143" w:author="Sherlock Wang" w:date="2014-06-24T13:46:00Z"/>
          <w:rFonts w:ascii="Times New Roman" w:hAnsi="Times New Roman"/>
          <w:sz w:val="22"/>
          <w:szCs w:val="22"/>
        </w:rPr>
        <w:pPrChange w:id="144" w:author="Sherlock Wang" w:date="2014-06-24T13:43:00Z">
          <w:pPr>
            <w:tabs>
              <w:tab w:val="left" w:pos="2127"/>
            </w:tabs>
          </w:pPr>
        </w:pPrChange>
      </w:pPr>
      <w:del w:id="145" w:author="Sherlock Wang" w:date="2014-06-24T13:46:00Z">
        <w:r w:rsidRPr="004C34DF" w:rsidDel="00136682">
          <w:rPr>
            <w:rFonts w:ascii="Times New Roman" w:hAnsi="Times New Roman"/>
            <w:sz w:val="22"/>
            <w:szCs w:val="22"/>
          </w:rPr>
          <w:delText xml:space="preserve">This </w:delText>
        </w:r>
      </w:del>
      <w:ins w:id="146" w:author="Michael Hwang" w:date="2014-06-23T21:41:00Z">
        <w:del w:id="147" w:author="Sherlock Wang" w:date="2014-06-24T13:46:00Z">
          <w:r w:rsidR="0003317C" w:rsidRPr="004C34DF" w:rsidDel="00136682">
            <w:rPr>
              <w:rFonts w:ascii="Times New Roman" w:hAnsi="Times New Roman"/>
              <w:sz w:val="22"/>
              <w:szCs w:val="22"/>
            </w:rPr>
            <w:delText>Th</w:delText>
          </w:r>
          <w:r w:rsidR="0003317C" w:rsidDel="00136682">
            <w:rPr>
              <w:rFonts w:ascii="Times New Roman" w:hAnsi="Times New Roman"/>
              <w:sz w:val="22"/>
              <w:szCs w:val="22"/>
            </w:rPr>
            <w:delText>e</w:delText>
          </w:r>
          <w:r w:rsidR="0003317C" w:rsidRPr="004C34DF" w:rsidDel="00136682">
            <w:rPr>
              <w:rFonts w:ascii="Times New Roman" w:hAnsi="Times New Roman"/>
              <w:sz w:val="22"/>
              <w:szCs w:val="22"/>
            </w:rPr>
            <w:delText xml:space="preserve"> </w:delText>
          </w:r>
        </w:del>
      </w:ins>
      <w:del w:id="148" w:author="Sherlock Wang" w:date="2014-06-24T13:46:00Z">
        <w:r w:rsidRPr="004C34DF" w:rsidDel="00136682">
          <w:rPr>
            <w:rFonts w:ascii="Times New Roman" w:hAnsi="Times New Roman"/>
            <w:sz w:val="22"/>
            <w:szCs w:val="22"/>
          </w:rPr>
          <w:delText xml:space="preserve">project </w:delText>
        </w:r>
        <w:r w:rsidDel="00136682">
          <w:rPr>
            <w:rFonts w:ascii="Times New Roman" w:hAnsi="Times New Roman"/>
            <w:sz w:val="22"/>
            <w:szCs w:val="22"/>
          </w:rPr>
          <w:delText>wa</w:delText>
        </w:r>
        <w:r w:rsidRPr="004C34DF" w:rsidDel="00136682">
          <w:rPr>
            <w:rFonts w:ascii="Times New Roman" w:hAnsi="Times New Roman"/>
            <w:sz w:val="22"/>
            <w:szCs w:val="22"/>
          </w:rPr>
          <w:delText>s to modify wheelchairs’ mechanism and function to make them more ergonomic</w:delText>
        </w:r>
      </w:del>
    </w:p>
    <w:p w:rsidR="007347AB" w:rsidRPr="004C34DF" w:rsidDel="00FB7E1D" w:rsidRDefault="002519A4" w:rsidP="005C3FF9">
      <w:pPr>
        <w:numPr>
          <w:ilvl w:val="1"/>
          <w:numId w:val="22"/>
        </w:numPr>
        <w:ind w:left="490" w:hanging="229"/>
        <w:jc w:val="both"/>
        <w:rPr>
          <w:del w:id="149" w:author="Sherlock Wang" w:date="2014-06-24T13:42:00Z"/>
          <w:rFonts w:ascii="Times New Roman" w:eastAsia="新細明體" w:hAnsi="Times New Roman"/>
          <w:sz w:val="22"/>
          <w:szCs w:val="22"/>
        </w:rPr>
        <w:pPrChange w:id="150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del w:id="151" w:author="Sherlock Wang" w:date="2014-06-24T13:46:00Z">
        <w:r w:rsidDel="00136682">
          <w:rPr>
            <w:rFonts w:ascii="Times New Roman" w:eastAsia="新細明體" w:hAnsi="Times New Roman"/>
            <w:sz w:val="22"/>
            <w:szCs w:val="22"/>
          </w:rPr>
          <w:delText xml:space="preserve">Led the team to </w:delText>
        </w:r>
        <w:r w:rsidR="007347AB" w:rsidRPr="004C34DF" w:rsidDel="00136682">
          <w:rPr>
            <w:rFonts w:ascii="Times New Roman" w:eastAsia="新細明體" w:hAnsi="Times New Roman"/>
            <w:sz w:val="22"/>
            <w:szCs w:val="22"/>
          </w:rPr>
          <w:delText>design the prototype and the mechanism, and determined the configuration</w:delText>
        </w:r>
      </w:del>
    </w:p>
    <w:p w:rsidR="00B235DC" w:rsidRPr="00FB7E1D" w:rsidDel="00136682" w:rsidRDefault="00661A3D" w:rsidP="005C3FF9">
      <w:pPr>
        <w:numPr>
          <w:ilvl w:val="1"/>
          <w:numId w:val="22"/>
        </w:numPr>
        <w:ind w:left="490" w:hanging="229"/>
        <w:jc w:val="both"/>
        <w:rPr>
          <w:del w:id="152" w:author="Sherlock Wang" w:date="2014-06-24T13:46:00Z"/>
          <w:rFonts w:ascii="Times New Roman" w:eastAsia="新細明體" w:hAnsi="Times New Roman"/>
          <w:sz w:val="22"/>
          <w:szCs w:val="22"/>
          <w:rPrChange w:id="153" w:author="Sherlock Wang" w:date="2014-06-24T13:42:00Z">
            <w:rPr>
              <w:del w:id="154" w:author="Sherlock Wang" w:date="2014-06-24T13:46:00Z"/>
              <w:rFonts w:ascii="Times New Roman" w:eastAsia="新細明體" w:hAnsi="Times New Roman"/>
              <w:sz w:val="22"/>
              <w:szCs w:val="22"/>
            </w:rPr>
          </w:rPrChange>
        </w:rPr>
        <w:pPrChange w:id="155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ins w:id="156" w:author="Michael Hwang" w:date="2014-06-23T21:34:00Z">
        <w:del w:id="157" w:author="Sherlock Wang" w:date="2014-06-24T13:41:00Z">
          <w:r w:rsidRPr="00FB7E1D" w:rsidDel="00FB7E1D">
            <w:rPr>
              <w:rFonts w:ascii="Times New Roman" w:eastAsia="新細明體" w:hAnsi="Times New Roman"/>
              <w:sz w:val="22"/>
              <w:szCs w:val="22"/>
              <w:rPrChange w:id="158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The </w:delText>
          </w:r>
        </w:del>
      </w:ins>
      <w:ins w:id="159" w:author="Michael Hwang" w:date="2014-06-23T21:35:00Z">
        <w:del w:id="160" w:author="Sherlock Wang" w:date="2014-06-24T13:41:00Z">
          <w:r w:rsidRPr="00FB7E1D" w:rsidDel="00FB7E1D">
            <w:rPr>
              <w:rFonts w:ascii="Times New Roman" w:eastAsia="新細明體" w:hAnsi="Times New Roman"/>
              <w:sz w:val="22"/>
              <w:szCs w:val="22"/>
              <w:rPrChange w:id="161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fierce</w:delText>
          </w:r>
        </w:del>
      </w:ins>
      <w:ins w:id="162" w:author="Michael Hwang" w:date="2014-06-23T21:34:00Z">
        <w:del w:id="163" w:author="Sherlock Wang" w:date="2014-06-24T13:41:00Z">
          <w:r w:rsidRPr="00FB7E1D" w:rsidDel="00FB7E1D">
            <w:rPr>
              <w:rFonts w:ascii="Times New Roman" w:eastAsia="新細明體" w:hAnsi="Times New Roman"/>
              <w:sz w:val="22"/>
              <w:szCs w:val="22"/>
              <w:rPrChange w:id="164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 competition </w:delText>
          </w:r>
        </w:del>
      </w:ins>
      <w:ins w:id="165" w:author="Michael Hwang" w:date="2014-06-23T21:35:00Z">
        <w:del w:id="166" w:author="Sherlock Wang" w:date="2014-06-24T13:41:00Z">
          <w:r w:rsidR="004E3270" w:rsidRPr="00FB7E1D" w:rsidDel="00FB7E1D">
            <w:rPr>
              <w:rFonts w:ascii="Times New Roman" w:eastAsia="新細明體" w:hAnsi="Times New Roman"/>
              <w:sz w:val="22"/>
              <w:szCs w:val="22"/>
              <w:rPrChange w:id="167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process lasted a year from submitting the proposal to </w:delText>
          </w:r>
        </w:del>
      </w:ins>
      <w:ins w:id="168" w:author="Michael Hwang" w:date="2014-06-23T21:37:00Z">
        <w:del w:id="169" w:author="Sherlock Wang" w:date="2014-06-24T13:41:00Z">
          <w:r w:rsidR="004E3270" w:rsidRPr="00FB7E1D" w:rsidDel="00FB7E1D">
            <w:rPr>
              <w:rFonts w:ascii="Times New Roman" w:eastAsia="新細明體" w:hAnsi="Times New Roman"/>
              <w:sz w:val="22"/>
              <w:szCs w:val="22"/>
              <w:rPrChange w:id="170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announcing the winners.</w:delText>
          </w:r>
        </w:del>
      </w:ins>
      <w:ins w:id="171" w:author="Michael Hwang" w:date="2014-06-23T21:34:00Z">
        <w:del w:id="172" w:author="Sherlock Wang" w:date="2014-06-24T13:38:00Z">
          <w:r w:rsidRPr="00FB7E1D" w:rsidDel="000459AE">
            <w:rPr>
              <w:rFonts w:ascii="Times New Roman" w:eastAsia="新細明體" w:hAnsi="Times New Roman"/>
              <w:sz w:val="22"/>
              <w:szCs w:val="22"/>
              <w:rPrChange w:id="173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 </w:delText>
          </w:r>
        </w:del>
      </w:ins>
      <w:ins w:id="174" w:author="Michael Hwang" w:date="2014-06-23T21:39:00Z">
        <w:del w:id="175" w:author="Sherlock Wang" w:date="2014-06-24T13:38:00Z">
          <w:r w:rsidR="0003317C" w:rsidRPr="00FB7E1D" w:rsidDel="000459AE">
            <w:rPr>
              <w:rFonts w:ascii="Times New Roman" w:eastAsia="新細明體" w:hAnsi="Times New Roman"/>
              <w:sz w:val="22"/>
              <w:szCs w:val="22"/>
              <w:rPrChange w:id="176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It</w:delText>
          </w:r>
        </w:del>
      </w:ins>
      <w:del w:id="177" w:author="Sherlock Wang" w:date="2014-06-24T13:38:00Z">
        <w:r w:rsidR="007347AB" w:rsidRPr="00FB7E1D" w:rsidDel="000459AE">
          <w:rPr>
            <w:rFonts w:ascii="Times New Roman" w:eastAsia="新細明體" w:hAnsi="Times New Roman"/>
            <w:sz w:val="22"/>
            <w:szCs w:val="22"/>
            <w:rPrChange w:id="178" w:author="Sherlock Wang" w:date="2014-06-24T13:42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E</w:delText>
        </w:r>
      </w:del>
      <w:ins w:id="179" w:author="Michael Hwang" w:date="2014-06-23T21:39:00Z">
        <w:del w:id="180" w:author="Sherlock Wang" w:date="2014-06-24T13:38:00Z">
          <w:r w:rsidR="0003317C" w:rsidRPr="00FB7E1D" w:rsidDel="000459AE">
            <w:rPr>
              <w:rFonts w:ascii="Times New Roman" w:eastAsia="新細明體" w:hAnsi="Times New Roman"/>
              <w:sz w:val="22"/>
              <w:szCs w:val="22"/>
              <w:rPrChange w:id="181" w:author="Sherlock Wang" w:date="2014-06-24T13:42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 e</w:delText>
          </w:r>
        </w:del>
      </w:ins>
      <w:del w:id="182" w:author="Sherlock Wang" w:date="2014-06-24T13:38:00Z">
        <w:r w:rsidR="007347AB" w:rsidRPr="00FB7E1D" w:rsidDel="000459AE">
          <w:rPr>
            <w:rFonts w:ascii="Times New Roman" w:eastAsia="新細明體" w:hAnsi="Times New Roman"/>
            <w:sz w:val="22"/>
            <w:szCs w:val="22"/>
            <w:rPrChange w:id="183" w:author="Sherlock Wang" w:date="2014-06-24T13:42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arned the First Place at </w:delText>
        </w:r>
        <w:r w:rsidR="007347AB" w:rsidRPr="00FB7E1D" w:rsidDel="000459AE">
          <w:rPr>
            <w:rFonts w:ascii="Times New Roman" w:hAnsi="Times New Roman"/>
            <w:sz w:val="22"/>
            <w:szCs w:val="22"/>
            <w:rPrChange w:id="184" w:author="Sherlock Wang" w:date="2014-06-24T13:42:00Z">
              <w:rPr>
                <w:rFonts w:ascii="Times New Roman" w:hAnsi="Times New Roman"/>
                <w:sz w:val="22"/>
                <w:szCs w:val="22"/>
              </w:rPr>
            </w:rPrChange>
          </w:rPr>
          <w:delText>2006 Taiwan Innovative Mechanism Design</w:delText>
        </w:r>
      </w:del>
      <w:ins w:id="185" w:author="Michael Hwang" w:date="2014-06-23T21:38:00Z">
        <w:del w:id="186" w:author="Sherlock Wang" w:date="2014-06-24T13:38:00Z">
          <w:r w:rsidR="004E3270" w:rsidRPr="00FB7E1D" w:rsidDel="000459AE">
            <w:rPr>
              <w:rFonts w:ascii="Times New Roman" w:hAnsi="Times New Roman"/>
              <w:sz w:val="22"/>
              <w:szCs w:val="22"/>
              <w:rPrChange w:id="187" w:author="Sherlock Wang" w:date="2014-06-24T13:42:00Z">
                <w:rPr>
                  <w:rFonts w:ascii="Times New Roman" w:hAnsi="Times New Roman"/>
                  <w:sz w:val="22"/>
                  <w:szCs w:val="22"/>
                </w:rPr>
              </w:rPrChange>
            </w:rPr>
            <w:delText xml:space="preserve"> National</w:delText>
          </w:r>
        </w:del>
      </w:ins>
      <w:del w:id="188" w:author="Sherlock Wang" w:date="2014-06-24T13:38:00Z">
        <w:r w:rsidR="007347AB" w:rsidRPr="00FB7E1D" w:rsidDel="000459AE">
          <w:rPr>
            <w:rFonts w:ascii="Times New Roman" w:hAnsi="Times New Roman"/>
            <w:sz w:val="22"/>
            <w:szCs w:val="22"/>
            <w:rPrChange w:id="189" w:author="Sherlock Wang" w:date="2014-06-24T13:42:00Z">
              <w:rPr>
                <w:rFonts w:ascii="Times New Roman" w:hAnsi="Times New Roman"/>
                <w:sz w:val="22"/>
                <w:szCs w:val="22"/>
              </w:rPr>
            </w:rPrChange>
          </w:rPr>
          <w:delText xml:space="preserve"> Competition (S</w:delText>
        </w:r>
      </w:del>
      <w:ins w:id="190" w:author="Michael Hwang" w:date="2014-06-23T21:38:00Z">
        <w:del w:id="191" w:author="Sherlock Wang" w:date="2014-06-24T13:38:00Z">
          <w:r w:rsidR="004E3270" w:rsidRPr="00FB7E1D" w:rsidDel="000459AE">
            <w:rPr>
              <w:rFonts w:ascii="Times New Roman" w:hAnsi="Times New Roman"/>
              <w:sz w:val="22"/>
              <w:szCs w:val="22"/>
              <w:rPrChange w:id="192" w:author="Sherlock Wang" w:date="2014-06-24T13:42:00Z">
                <w:rPr>
                  <w:rFonts w:ascii="Times New Roman" w:hAnsi="Times New Roman"/>
                  <w:sz w:val="22"/>
                  <w:szCs w:val="22"/>
                </w:rPr>
              </w:rPrChange>
            </w:rPr>
            <w:delText>s</w:delText>
          </w:r>
        </w:del>
      </w:ins>
      <w:del w:id="193" w:author="Sherlock Wang" w:date="2014-06-24T13:38:00Z">
        <w:r w:rsidR="007347AB" w:rsidRPr="00FB7E1D" w:rsidDel="000459AE">
          <w:rPr>
            <w:rFonts w:ascii="Times New Roman" w:hAnsi="Times New Roman"/>
            <w:sz w:val="22"/>
            <w:szCs w:val="22"/>
            <w:rPrChange w:id="194" w:author="Sherlock Wang" w:date="2014-06-24T13:42:00Z">
              <w:rPr>
                <w:rFonts w:ascii="Times New Roman" w:hAnsi="Times New Roman"/>
                <w:sz w:val="22"/>
                <w:szCs w:val="22"/>
              </w:rPr>
            </w:rPrChange>
          </w:rPr>
          <w:delText>ponsored by the National Science Council of Taiwan</w:delText>
        </w:r>
      </w:del>
      <w:del w:id="195" w:author="Sherlock Wang" w:date="2014-06-24T13:46:00Z">
        <w:r w:rsidR="007347AB" w:rsidRPr="00FB7E1D" w:rsidDel="00136682">
          <w:rPr>
            <w:rFonts w:ascii="Times New Roman" w:hAnsi="Times New Roman"/>
            <w:sz w:val="22"/>
            <w:szCs w:val="22"/>
            <w:rPrChange w:id="196" w:author="Sherlock Wang" w:date="2014-06-24T13:42:00Z">
              <w:rPr>
                <w:rFonts w:ascii="Times New Roman" w:hAnsi="Times New Roman"/>
                <w:sz w:val="22"/>
                <w:szCs w:val="22"/>
              </w:rPr>
            </w:rPrChange>
          </w:rPr>
          <w:delText>)</w:delText>
        </w:r>
      </w:del>
    </w:p>
    <w:p w:rsidR="008E6778" w:rsidRPr="004C34DF" w:rsidDel="00136682" w:rsidRDefault="000220D2" w:rsidP="005C3FF9">
      <w:pPr>
        <w:tabs>
          <w:tab w:val="left" w:pos="1985"/>
          <w:tab w:val="right" w:pos="9890"/>
        </w:tabs>
        <w:jc w:val="both"/>
        <w:rPr>
          <w:del w:id="197" w:author="Sherlock Wang" w:date="2014-06-24T13:46:00Z"/>
          <w:rFonts w:ascii="Times New Roman" w:eastAsia="新細明體" w:hAnsi="Times New Roman"/>
          <w:sz w:val="22"/>
          <w:szCs w:val="22"/>
        </w:rPr>
        <w:pPrChange w:id="198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del w:id="199" w:author="Sherlock Wang" w:date="2014-06-24T13:46:00Z">
        <w:r w:rsidDel="00136682">
          <w:rPr>
            <w:rFonts w:ascii="Times New Roman" w:eastAsia="新細明體" w:hAnsi="Times New Roman"/>
            <w:b/>
            <w:sz w:val="22"/>
            <w:szCs w:val="22"/>
          </w:rPr>
          <w:delText>Finalist</w:delText>
        </w:r>
        <w:r w:rsidR="008E6778" w:rsidRPr="004C34DF" w:rsidDel="00136682">
          <w:rPr>
            <w:rFonts w:ascii="Times New Roman" w:eastAsia="新細明體" w:hAnsi="Times New Roman"/>
            <w:b/>
            <w:sz w:val="22"/>
            <w:szCs w:val="22"/>
          </w:rPr>
          <w:delText xml:space="preserve"> </w:delText>
        </w:r>
        <w:r w:rsidR="008E6778" w:rsidRPr="004C34DF" w:rsidDel="00136682">
          <w:rPr>
            <w:rFonts w:ascii="Times New Roman" w:eastAsia="新細明體" w:hAnsi="Times New Roman"/>
            <w:sz w:val="22"/>
            <w:szCs w:val="22"/>
          </w:rPr>
          <w:delText>(Work Name: Swift-Cart)</w:delText>
        </w:r>
        <w:r w:rsidR="008E6778" w:rsidRPr="004C34DF" w:rsidDel="00136682">
          <w:rPr>
            <w:rFonts w:ascii="Times New Roman" w:eastAsia="新細明體" w:hAnsi="Times New Roman"/>
            <w:sz w:val="22"/>
            <w:szCs w:val="22"/>
          </w:rPr>
          <w:tab/>
          <w:delText>Sep 2006</w:delText>
        </w:r>
      </w:del>
    </w:p>
    <w:p w:rsidR="008E6778" w:rsidRPr="00827748" w:rsidDel="00136682" w:rsidRDefault="008E6778" w:rsidP="005C3FF9">
      <w:pPr>
        <w:jc w:val="both"/>
        <w:rPr>
          <w:del w:id="200" w:author="Sherlock Wang" w:date="2014-06-24T13:46:00Z"/>
          <w:rFonts w:ascii="Times New Roman" w:eastAsia="新細明體" w:hAnsi="Times New Roman"/>
          <w:sz w:val="22"/>
          <w:szCs w:val="22"/>
        </w:rPr>
        <w:pPrChange w:id="201" w:author="Sherlock Wang" w:date="2014-06-24T13:43:00Z">
          <w:pPr/>
        </w:pPrChange>
      </w:pPr>
      <w:del w:id="202" w:author="Sherlock Wang" w:date="2014-06-24T13:46:00Z">
        <w:r w:rsidRPr="007A1E34" w:rsidDel="00136682">
          <w:rPr>
            <w:rFonts w:ascii="Times New Roman" w:eastAsia="新細明體" w:hAnsi="Times New Roman"/>
            <w:b/>
            <w:sz w:val="22"/>
            <w:szCs w:val="22"/>
          </w:rPr>
          <w:delText>The 7</w:delText>
        </w:r>
        <w:r w:rsidRPr="007A1E34" w:rsidDel="00136682">
          <w:rPr>
            <w:rFonts w:ascii="Times New Roman" w:eastAsia="新細明體" w:hAnsi="Times New Roman"/>
            <w:b/>
            <w:sz w:val="22"/>
            <w:szCs w:val="22"/>
            <w:vertAlign w:val="superscript"/>
          </w:rPr>
          <w:delText>th</w:delText>
        </w:r>
        <w:r w:rsidRPr="007A1E34" w:rsidDel="00136682">
          <w:rPr>
            <w:rFonts w:ascii="Times New Roman" w:eastAsia="新細明體" w:hAnsi="Times New Roman"/>
            <w:b/>
            <w:sz w:val="22"/>
            <w:szCs w:val="22"/>
          </w:rPr>
          <w:delText xml:space="preserve"> International Creativity-in-Action </w:delText>
        </w:r>
      </w:del>
      <w:ins w:id="203" w:author="Michael Hwang" w:date="2014-06-23T21:40:00Z">
        <w:del w:id="204" w:author="Sherlock Wang" w:date="2014-06-24T13:46:00Z">
          <w:r w:rsidR="0003317C" w:rsidDel="00136682">
            <w:rPr>
              <w:rFonts w:ascii="Times New Roman" w:eastAsia="新細明體" w:hAnsi="Times New Roman"/>
              <w:b/>
              <w:sz w:val="22"/>
              <w:szCs w:val="22"/>
            </w:rPr>
            <w:delText xml:space="preserve">National </w:delText>
          </w:r>
        </w:del>
      </w:ins>
      <w:del w:id="205" w:author="Sherlock Wang" w:date="2014-06-24T13:46:00Z">
        <w:r w:rsidRPr="007A1E34" w:rsidDel="00136682">
          <w:rPr>
            <w:rFonts w:ascii="Times New Roman" w:eastAsia="新細明體" w:hAnsi="Times New Roman"/>
            <w:b/>
            <w:sz w:val="22"/>
            <w:szCs w:val="22"/>
          </w:rPr>
          <w:delText>Contest for University Student</w:delText>
        </w:r>
      </w:del>
      <w:ins w:id="206" w:author="Michael Hwang" w:date="2014-06-23T21:40:00Z">
        <w:del w:id="207" w:author="Sherlock Wang" w:date="2014-06-24T13:46:00Z">
          <w:r w:rsidR="0003317C" w:rsidDel="00136682">
            <w:rPr>
              <w:rFonts w:ascii="Times New Roman" w:eastAsia="新細明體" w:hAnsi="Times New Roman"/>
              <w:b/>
              <w:sz w:val="22"/>
              <w:szCs w:val="22"/>
            </w:rPr>
            <w:delText>s</w:delText>
          </w:r>
        </w:del>
      </w:ins>
      <w:del w:id="208" w:author="Sherlock Wang" w:date="2014-06-24T13:46:00Z">
        <w:r w:rsidR="00827748" w:rsidDel="00136682">
          <w:rPr>
            <w:rFonts w:ascii="Times New Roman" w:eastAsia="新細明體" w:hAnsi="Times New Roman"/>
            <w:b/>
            <w:sz w:val="22"/>
            <w:szCs w:val="22"/>
          </w:rPr>
          <w:delText xml:space="preserve"> </w:delText>
        </w:r>
        <w:r w:rsidR="00827748" w:rsidDel="00136682">
          <w:rPr>
            <w:rFonts w:ascii="Times New Roman" w:eastAsia="新細明體" w:hAnsi="Times New Roman"/>
            <w:sz w:val="22"/>
            <w:szCs w:val="22"/>
          </w:rPr>
          <w:delText>(</w:delText>
        </w:r>
      </w:del>
      <w:ins w:id="209" w:author="Michael Hwang" w:date="2014-06-23T21:40:00Z">
        <w:del w:id="210" w:author="Sherlock Wang" w:date="2014-06-24T13:46:00Z">
          <w:r w:rsidR="0003317C" w:rsidDel="00136682">
            <w:rPr>
              <w:rFonts w:ascii="Times New Roman" w:eastAsia="新細明體" w:hAnsi="Times New Roman"/>
              <w:sz w:val="22"/>
              <w:szCs w:val="22"/>
            </w:rPr>
            <w:delText xml:space="preserve">sponsored by </w:delText>
          </w:r>
        </w:del>
      </w:ins>
      <w:del w:id="211" w:author="Sherlock Wang" w:date="2014-06-24T13:46:00Z">
        <w:r w:rsidR="00827748" w:rsidDel="00136682">
          <w:rPr>
            <w:rFonts w:ascii="Times New Roman" w:eastAsia="新細明體" w:hAnsi="Times New Roman"/>
            <w:sz w:val="22"/>
            <w:szCs w:val="22"/>
          </w:rPr>
          <w:delText>National Science Council of Taiwan</w:delText>
        </w:r>
      </w:del>
      <w:del w:id="212" w:author="Sherlock Wang" w:date="2014-06-24T13:33:00Z">
        <w:r w:rsidR="00827748" w:rsidDel="00601F7D">
          <w:rPr>
            <w:rFonts w:ascii="Times New Roman" w:eastAsia="新細明體" w:hAnsi="Times New Roman"/>
            <w:sz w:val="22"/>
            <w:szCs w:val="22"/>
          </w:rPr>
          <w:delText xml:space="preserve"> </w:delText>
        </w:r>
      </w:del>
      <w:del w:id="213" w:author="Sherlock Wang" w:date="2014-06-24T13:46:00Z">
        <w:r w:rsidR="00827748" w:rsidDel="00136682">
          <w:rPr>
            <w:rFonts w:ascii="Times New Roman" w:eastAsia="新細明體" w:hAnsi="Times New Roman"/>
            <w:sz w:val="22"/>
            <w:szCs w:val="22"/>
          </w:rPr>
          <w:delText>sponsored</w:delText>
        </w:r>
        <w:r w:rsidR="00827748" w:rsidRPr="002519A4" w:rsidDel="00136682">
          <w:rPr>
            <w:rFonts w:ascii="Times New Roman" w:eastAsia="新細明體" w:hAnsi="Times New Roman"/>
            <w:sz w:val="22"/>
            <w:szCs w:val="22"/>
          </w:rPr>
          <w:delText>)</w:delText>
        </w:r>
      </w:del>
    </w:p>
    <w:p w:rsidR="00BD4389" w:rsidRPr="004C34DF" w:rsidDel="00136682" w:rsidRDefault="00BD4389" w:rsidP="005C3FF9">
      <w:pPr>
        <w:tabs>
          <w:tab w:val="left" w:pos="2127"/>
        </w:tabs>
        <w:jc w:val="both"/>
        <w:rPr>
          <w:del w:id="214" w:author="Sherlock Wang" w:date="2014-06-24T13:46:00Z"/>
          <w:rFonts w:ascii="Times New Roman" w:hAnsi="Times New Roman"/>
          <w:sz w:val="22"/>
          <w:szCs w:val="22"/>
        </w:rPr>
        <w:pPrChange w:id="215" w:author="Sherlock Wang" w:date="2014-06-24T13:43:00Z">
          <w:pPr>
            <w:tabs>
              <w:tab w:val="left" w:pos="2127"/>
            </w:tabs>
          </w:pPr>
        </w:pPrChange>
      </w:pPr>
      <w:del w:id="216" w:author="Sherlock Wang" w:date="2014-06-24T13:46:00Z">
        <w:r w:rsidRPr="004C34DF" w:rsidDel="00136682">
          <w:rPr>
            <w:rFonts w:ascii="Times New Roman" w:hAnsi="Times New Roman"/>
            <w:sz w:val="22"/>
            <w:szCs w:val="22"/>
          </w:rPr>
          <w:delText xml:space="preserve">This project </w:delText>
        </w:r>
        <w:r w:rsidR="00BD55D2" w:rsidDel="00136682">
          <w:rPr>
            <w:rFonts w:ascii="Times New Roman" w:hAnsi="Times New Roman"/>
            <w:sz w:val="22"/>
            <w:szCs w:val="22"/>
          </w:rPr>
          <w:delText>wa</w:delText>
        </w:r>
        <w:r w:rsidRPr="004C34DF" w:rsidDel="00136682">
          <w:rPr>
            <w:rFonts w:ascii="Times New Roman" w:hAnsi="Times New Roman"/>
            <w:sz w:val="22"/>
            <w:szCs w:val="22"/>
          </w:rPr>
          <w:delText>s to</w:delText>
        </w:r>
      </w:del>
      <w:ins w:id="217" w:author="Michael Hwang" w:date="2014-06-23T21:41:00Z">
        <w:del w:id="218" w:author="Sherlock Wang" w:date="2014-06-24T13:46:00Z">
          <w:r w:rsidR="0003317C" w:rsidDel="00136682">
            <w:rPr>
              <w:rFonts w:ascii="Times New Roman" w:hAnsi="Times New Roman"/>
              <w:sz w:val="22"/>
              <w:szCs w:val="22"/>
            </w:rPr>
            <w:delText>To</w:delText>
          </w:r>
        </w:del>
      </w:ins>
      <w:del w:id="219" w:author="Sherlock Wang" w:date="2014-06-24T13:46:00Z">
        <w:r w:rsidRPr="004C34DF" w:rsidDel="00136682">
          <w:rPr>
            <w:rFonts w:ascii="Times New Roman" w:hAnsi="Times New Roman"/>
            <w:sz w:val="22"/>
            <w:szCs w:val="22"/>
          </w:rPr>
          <w:delText xml:space="preserve"> add functions to shopping carts to make them more functional and user-friendly</w:delText>
        </w:r>
      </w:del>
    </w:p>
    <w:p w:rsidR="00BD4389" w:rsidRPr="004C34DF" w:rsidDel="00BB2DA1" w:rsidRDefault="00C70A4F" w:rsidP="005C3FF9">
      <w:pPr>
        <w:numPr>
          <w:ilvl w:val="1"/>
          <w:numId w:val="22"/>
        </w:numPr>
        <w:ind w:left="490" w:hanging="229"/>
        <w:jc w:val="both"/>
        <w:rPr>
          <w:del w:id="220" w:author="Sherlock Wang" w:date="2014-06-24T13:43:00Z"/>
          <w:rFonts w:ascii="Times New Roman" w:eastAsia="新細明體" w:hAnsi="Times New Roman"/>
          <w:sz w:val="22"/>
          <w:szCs w:val="22"/>
        </w:rPr>
        <w:pPrChange w:id="221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del w:id="222" w:author="Sherlock Wang" w:date="2014-06-24T13:46:00Z">
        <w:r w:rsidRPr="00BB2DA1" w:rsidDel="00136682">
          <w:rPr>
            <w:rFonts w:ascii="Times New Roman" w:eastAsia="新細明體" w:hAnsi="Times New Roman"/>
            <w:sz w:val="22"/>
            <w:szCs w:val="22"/>
            <w:rPrChange w:id="223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Led the team to design</w:delText>
        </w:r>
        <w:r w:rsidR="00BD4389" w:rsidRPr="00BB2DA1" w:rsidDel="00136682">
          <w:rPr>
            <w:rFonts w:ascii="Times New Roman" w:eastAsia="新細明體" w:hAnsi="Times New Roman"/>
            <w:sz w:val="22"/>
            <w:szCs w:val="22"/>
            <w:rPrChange w:id="224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the prototype and the mechanism, and determined the configuration</w:delText>
        </w:r>
      </w:del>
    </w:p>
    <w:p w:rsidR="00BD4389" w:rsidRPr="00BB2DA1" w:rsidDel="00136682" w:rsidRDefault="00BD4389" w:rsidP="005C3FF9">
      <w:pPr>
        <w:numPr>
          <w:ilvl w:val="1"/>
          <w:numId w:val="22"/>
        </w:numPr>
        <w:ind w:left="490" w:hanging="229"/>
        <w:jc w:val="both"/>
        <w:rPr>
          <w:del w:id="225" w:author="Sherlock Wang" w:date="2014-06-24T13:46:00Z"/>
          <w:rFonts w:ascii="Times New Roman" w:eastAsia="新細明體" w:hAnsi="Times New Roman"/>
          <w:sz w:val="22"/>
          <w:szCs w:val="22"/>
          <w:rPrChange w:id="226" w:author="Sherlock Wang" w:date="2014-06-24T13:43:00Z">
            <w:rPr>
              <w:del w:id="227" w:author="Sherlock Wang" w:date="2014-06-24T13:46:00Z"/>
              <w:rFonts w:ascii="Times New Roman" w:eastAsia="新細明體" w:hAnsi="Times New Roman"/>
              <w:sz w:val="22"/>
              <w:szCs w:val="22"/>
            </w:rPr>
          </w:rPrChange>
        </w:rPr>
        <w:pPrChange w:id="228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del w:id="229" w:author="Sherlock Wang" w:date="2014-06-24T13:42:00Z">
        <w:r w:rsidRPr="00BB2DA1" w:rsidDel="00BB2DA1">
          <w:rPr>
            <w:rFonts w:ascii="Times New Roman" w:eastAsia="新細明體" w:hAnsi="Times New Roman"/>
            <w:sz w:val="22"/>
            <w:szCs w:val="22"/>
            <w:rPrChange w:id="230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Earned the Finalist at The 7</w:delText>
        </w:r>
        <w:r w:rsidRPr="00BB2DA1" w:rsidDel="00BB2DA1">
          <w:rPr>
            <w:rFonts w:ascii="Times New Roman" w:eastAsia="新細明體" w:hAnsi="Times New Roman"/>
            <w:sz w:val="22"/>
            <w:szCs w:val="22"/>
            <w:vertAlign w:val="superscript"/>
            <w:rPrChange w:id="231" w:author="Sherlock Wang" w:date="2014-06-24T13:43:00Z">
              <w:rPr>
                <w:rFonts w:ascii="Times New Roman" w:eastAsia="新細明體" w:hAnsi="Times New Roman"/>
                <w:sz w:val="22"/>
                <w:szCs w:val="22"/>
                <w:vertAlign w:val="superscript"/>
              </w:rPr>
            </w:rPrChange>
          </w:rPr>
          <w:delText>th</w:delText>
        </w:r>
        <w:r w:rsidRPr="00BB2DA1" w:rsidDel="00BB2DA1">
          <w:rPr>
            <w:rFonts w:ascii="Times New Roman" w:eastAsia="新細明體" w:hAnsi="Times New Roman"/>
            <w:sz w:val="22"/>
            <w:szCs w:val="22"/>
            <w:rPrChange w:id="232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International Creativity-in-Action </w:delText>
        </w:r>
      </w:del>
      <w:ins w:id="233" w:author="Michael Hwang" w:date="2014-06-23T21:42:00Z">
        <w:del w:id="234" w:author="Sherlock Wang" w:date="2014-06-24T13:42:00Z">
          <w:r w:rsidR="0003317C" w:rsidRPr="00BB2DA1" w:rsidDel="00BB2DA1">
            <w:rPr>
              <w:rFonts w:ascii="Times New Roman" w:eastAsia="新細明體" w:hAnsi="Times New Roman"/>
              <w:sz w:val="22"/>
              <w:szCs w:val="22"/>
              <w:rPrChange w:id="235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National </w:delText>
          </w:r>
        </w:del>
      </w:ins>
      <w:del w:id="236" w:author="Sherlock Wang" w:date="2014-06-24T13:42:00Z">
        <w:r w:rsidRPr="00BB2DA1" w:rsidDel="00BB2DA1">
          <w:rPr>
            <w:rFonts w:ascii="Times New Roman" w:eastAsia="新細明體" w:hAnsi="Times New Roman"/>
            <w:sz w:val="22"/>
            <w:szCs w:val="22"/>
            <w:rPrChange w:id="237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Contest for University Student</w:delText>
        </w:r>
      </w:del>
      <w:ins w:id="238" w:author="Michael Hwang" w:date="2014-06-23T21:42:00Z">
        <w:del w:id="239" w:author="Sherlock Wang" w:date="2014-06-24T13:42:00Z">
          <w:r w:rsidR="0003317C" w:rsidRPr="00BB2DA1" w:rsidDel="00BB2DA1">
            <w:rPr>
              <w:rFonts w:ascii="Times New Roman" w:eastAsia="新細明體" w:hAnsi="Times New Roman"/>
              <w:sz w:val="22"/>
              <w:szCs w:val="22"/>
              <w:rPrChange w:id="240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s</w:delText>
          </w:r>
        </w:del>
      </w:ins>
      <w:del w:id="241" w:author="Sherlock Wang" w:date="2014-06-24T13:42:00Z">
        <w:r w:rsidRPr="00BB2DA1" w:rsidDel="00BB2DA1">
          <w:rPr>
            <w:rFonts w:ascii="Times New Roman" w:eastAsia="新細明體" w:hAnsi="Times New Roman"/>
            <w:sz w:val="22"/>
            <w:szCs w:val="22"/>
            <w:rPrChange w:id="242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(S</w:delText>
        </w:r>
      </w:del>
      <w:ins w:id="243" w:author="Michael Hwang" w:date="2014-06-23T21:42:00Z">
        <w:del w:id="244" w:author="Sherlock Wang" w:date="2014-06-24T13:42:00Z">
          <w:r w:rsidR="0003317C" w:rsidRPr="00BB2DA1" w:rsidDel="00BB2DA1">
            <w:rPr>
              <w:rFonts w:ascii="Times New Roman" w:eastAsia="新細明體" w:hAnsi="Times New Roman"/>
              <w:sz w:val="22"/>
              <w:szCs w:val="22"/>
              <w:rPrChange w:id="245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s</w:delText>
          </w:r>
        </w:del>
      </w:ins>
      <w:del w:id="246" w:author="Sherlock Wang" w:date="2014-06-24T13:42:00Z">
        <w:r w:rsidRPr="00BB2DA1" w:rsidDel="00BB2DA1">
          <w:rPr>
            <w:rFonts w:ascii="Times New Roman" w:eastAsia="新細明體" w:hAnsi="Times New Roman"/>
            <w:sz w:val="22"/>
            <w:szCs w:val="22"/>
            <w:rPrChange w:id="247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ponsored by National Science Council of Taiwan</w:delText>
        </w:r>
      </w:del>
      <w:del w:id="248" w:author="Sherlock Wang" w:date="2014-06-24T13:46:00Z">
        <w:r w:rsidRPr="00BB2DA1" w:rsidDel="00136682">
          <w:rPr>
            <w:rFonts w:ascii="Times New Roman" w:eastAsia="新細明體" w:hAnsi="Times New Roman"/>
            <w:sz w:val="22"/>
            <w:szCs w:val="22"/>
            <w:rPrChange w:id="249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)</w:delText>
        </w:r>
      </w:del>
    </w:p>
    <w:p w:rsidR="008E6778" w:rsidRPr="004C34DF" w:rsidDel="00136682" w:rsidRDefault="000220D2" w:rsidP="005C3FF9">
      <w:pPr>
        <w:tabs>
          <w:tab w:val="left" w:pos="1985"/>
          <w:tab w:val="right" w:pos="9890"/>
        </w:tabs>
        <w:jc w:val="both"/>
        <w:rPr>
          <w:del w:id="250" w:author="Sherlock Wang" w:date="2014-06-24T13:46:00Z"/>
          <w:rFonts w:ascii="Times New Roman" w:eastAsia="新細明體" w:hAnsi="Times New Roman"/>
          <w:sz w:val="22"/>
          <w:szCs w:val="22"/>
        </w:rPr>
        <w:pPrChange w:id="251" w:author="Sherlock Wang" w:date="2014-06-24T13:43:00Z">
          <w:pPr>
            <w:tabs>
              <w:tab w:val="left" w:pos="1985"/>
              <w:tab w:val="right" w:pos="9890"/>
            </w:tabs>
          </w:pPr>
        </w:pPrChange>
      </w:pPr>
      <w:del w:id="252" w:author="Sherlock Wang" w:date="2014-06-24T13:46:00Z">
        <w:r w:rsidDel="00136682">
          <w:rPr>
            <w:rFonts w:ascii="Times New Roman" w:eastAsia="新細明體" w:hAnsi="Times New Roman"/>
            <w:b/>
            <w:sz w:val="22"/>
            <w:szCs w:val="22"/>
          </w:rPr>
          <w:delText>Finalist</w:delText>
        </w:r>
        <w:r w:rsidR="008E6778" w:rsidRPr="004C34DF" w:rsidDel="00136682">
          <w:rPr>
            <w:rFonts w:ascii="Times New Roman" w:eastAsia="新細明體" w:hAnsi="Times New Roman"/>
            <w:sz w:val="22"/>
            <w:szCs w:val="22"/>
          </w:rPr>
          <w:delText xml:space="preserve"> (Work Name: Reusable Chop-Pen-Sticks)</w:delText>
        </w:r>
        <w:r w:rsidR="008E6778" w:rsidRPr="004C34DF" w:rsidDel="00136682">
          <w:rPr>
            <w:rFonts w:ascii="Times New Roman" w:eastAsia="新細明體" w:hAnsi="Times New Roman"/>
            <w:sz w:val="22"/>
            <w:szCs w:val="22"/>
          </w:rPr>
          <w:tab/>
          <w:delText>Sep 2006</w:delText>
        </w:r>
      </w:del>
    </w:p>
    <w:p w:rsidR="008E6778" w:rsidRPr="00832E07" w:rsidDel="00136682" w:rsidRDefault="008E6778" w:rsidP="005C3FF9">
      <w:pPr>
        <w:jc w:val="both"/>
        <w:rPr>
          <w:del w:id="253" w:author="Sherlock Wang" w:date="2014-06-24T13:46:00Z"/>
          <w:rFonts w:ascii="Times New Roman" w:eastAsia="新細明體" w:hAnsi="Times New Roman"/>
          <w:sz w:val="22"/>
          <w:szCs w:val="22"/>
        </w:rPr>
        <w:pPrChange w:id="254" w:author="Sherlock Wang" w:date="2014-06-24T13:43:00Z">
          <w:pPr/>
        </w:pPrChange>
      </w:pPr>
      <w:del w:id="255" w:author="Sherlock Wang" w:date="2014-06-24T13:46:00Z">
        <w:r w:rsidRPr="000220D2" w:rsidDel="00136682">
          <w:rPr>
            <w:rFonts w:ascii="Times New Roman" w:eastAsia="新細明體" w:hAnsi="Times New Roman"/>
            <w:b/>
            <w:sz w:val="22"/>
            <w:szCs w:val="22"/>
          </w:rPr>
          <w:delText>The 7</w:delText>
        </w:r>
        <w:r w:rsidRPr="000220D2" w:rsidDel="00136682">
          <w:rPr>
            <w:rFonts w:ascii="Times New Roman" w:eastAsia="新細明體" w:hAnsi="Times New Roman"/>
            <w:b/>
            <w:sz w:val="22"/>
            <w:szCs w:val="22"/>
            <w:vertAlign w:val="superscript"/>
          </w:rPr>
          <w:delText>th</w:delText>
        </w:r>
        <w:r w:rsidRPr="000220D2" w:rsidDel="00136682">
          <w:rPr>
            <w:rFonts w:ascii="Times New Roman" w:eastAsia="新細明體" w:hAnsi="Times New Roman"/>
            <w:b/>
            <w:sz w:val="22"/>
            <w:szCs w:val="22"/>
          </w:rPr>
          <w:delText xml:space="preserve"> International Creativity-in-Action Contest for University Student</w:delText>
        </w:r>
      </w:del>
    </w:p>
    <w:p w:rsidR="00FB2CE8" w:rsidRPr="004C34DF" w:rsidDel="00136682" w:rsidRDefault="00A576A5" w:rsidP="005C3FF9">
      <w:pPr>
        <w:tabs>
          <w:tab w:val="left" w:pos="2127"/>
        </w:tabs>
        <w:jc w:val="both"/>
        <w:rPr>
          <w:del w:id="256" w:author="Sherlock Wang" w:date="2014-06-24T13:46:00Z"/>
          <w:rFonts w:ascii="Times New Roman" w:hAnsi="Times New Roman"/>
          <w:sz w:val="22"/>
          <w:szCs w:val="22"/>
        </w:rPr>
        <w:pPrChange w:id="257" w:author="Sherlock Wang" w:date="2014-06-24T13:43:00Z">
          <w:pPr>
            <w:tabs>
              <w:tab w:val="left" w:pos="2127"/>
            </w:tabs>
          </w:pPr>
        </w:pPrChange>
      </w:pPr>
      <w:del w:id="258" w:author="Sherlock Wang" w:date="2014-06-24T13:46:00Z">
        <w:r w:rsidDel="00136682">
          <w:rPr>
            <w:rFonts w:ascii="Times New Roman" w:hAnsi="Times New Roman"/>
            <w:sz w:val="22"/>
            <w:szCs w:val="22"/>
          </w:rPr>
          <w:delText>This project wa</w:delText>
        </w:r>
        <w:r w:rsidR="00FB2CE8" w:rsidRPr="004C34DF" w:rsidDel="00136682">
          <w:rPr>
            <w:rFonts w:ascii="Times New Roman" w:hAnsi="Times New Roman"/>
            <w:sz w:val="22"/>
            <w:szCs w:val="22"/>
          </w:rPr>
          <w:delText>s to</w:delText>
        </w:r>
      </w:del>
      <w:ins w:id="259" w:author="Michael Hwang" w:date="2014-06-23T21:42:00Z">
        <w:del w:id="260" w:author="Sherlock Wang" w:date="2014-06-24T13:46:00Z">
          <w:r w:rsidR="0003317C" w:rsidDel="00136682">
            <w:rPr>
              <w:rFonts w:ascii="Times New Roman" w:hAnsi="Times New Roman"/>
              <w:sz w:val="22"/>
              <w:szCs w:val="22"/>
            </w:rPr>
            <w:delText>To</w:delText>
          </w:r>
        </w:del>
      </w:ins>
      <w:del w:id="261" w:author="Sherlock Wang" w:date="2014-06-24T13:46:00Z">
        <w:r w:rsidR="00FB2CE8" w:rsidRPr="004C34DF" w:rsidDel="00136682">
          <w:rPr>
            <w:rFonts w:ascii="Times New Roman" w:hAnsi="Times New Roman"/>
            <w:sz w:val="22"/>
            <w:szCs w:val="22"/>
          </w:rPr>
          <w:delText xml:space="preserve"> </w:delText>
        </w:r>
        <w:r w:rsidR="001568CF" w:rsidRPr="004C34DF" w:rsidDel="00136682">
          <w:rPr>
            <w:rFonts w:ascii="Times New Roman" w:hAnsi="Times New Roman"/>
            <w:sz w:val="22"/>
            <w:szCs w:val="22"/>
          </w:rPr>
          <w:delText xml:space="preserve">combine chopsticks and pens </w:delText>
        </w:r>
        <w:r w:rsidR="00E749BB" w:rsidRPr="004C34DF" w:rsidDel="00136682">
          <w:rPr>
            <w:rFonts w:ascii="Times New Roman" w:hAnsi="Times New Roman"/>
            <w:sz w:val="22"/>
            <w:szCs w:val="22"/>
          </w:rPr>
          <w:delText>to create</w:delText>
        </w:r>
        <w:r w:rsidR="00B62DC4" w:rsidRPr="004C34DF" w:rsidDel="00136682">
          <w:rPr>
            <w:rFonts w:ascii="Times New Roman" w:hAnsi="Times New Roman"/>
            <w:sz w:val="22"/>
            <w:szCs w:val="22"/>
          </w:rPr>
          <w:delText xml:space="preserve"> more</w:delText>
        </w:r>
        <w:r w:rsidR="0044760B" w:rsidRPr="004C34DF" w:rsidDel="00136682">
          <w:rPr>
            <w:rFonts w:ascii="Times New Roman" w:hAnsi="Times New Roman"/>
            <w:sz w:val="22"/>
            <w:szCs w:val="22"/>
          </w:rPr>
          <w:delText xml:space="preserve"> </w:delText>
        </w:r>
        <w:r w:rsidR="006F57EE" w:rsidRPr="004C34DF" w:rsidDel="00136682">
          <w:rPr>
            <w:rFonts w:ascii="Times New Roman" w:hAnsi="Times New Roman"/>
            <w:sz w:val="22"/>
            <w:szCs w:val="22"/>
          </w:rPr>
          <w:delText xml:space="preserve">functions and </w:delText>
        </w:r>
        <w:r w:rsidR="0044760B" w:rsidRPr="004C34DF" w:rsidDel="00136682">
          <w:rPr>
            <w:rFonts w:ascii="Times New Roman" w:hAnsi="Times New Roman"/>
            <w:sz w:val="22"/>
            <w:szCs w:val="22"/>
          </w:rPr>
          <w:delText>quality of</w:delText>
        </w:r>
        <w:r w:rsidR="00E749BB" w:rsidRPr="004C34DF" w:rsidDel="00136682">
          <w:rPr>
            <w:rFonts w:ascii="Times New Roman" w:hAnsi="Times New Roman"/>
            <w:sz w:val="22"/>
            <w:szCs w:val="22"/>
          </w:rPr>
          <w:delText xml:space="preserve"> </w:delText>
        </w:r>
        <w:r w:rsidR="0044760B" w:rsidRPr="004C34DF" w:rsidDel="00136682">
          <w:rPr>
            <w:rFonts w:ascii="Times New Roman" w:hAnsi="Times New Roman"/>
            <w:sz w:val="22"/>
            <w:szCs w:val="22"/>
          </w:rPr>
          <w:delText>convenience</w:delText>
        </w:r>
      </w:del>
    </w:p>
    <w:p w:rsidR="00FF44A1" w:rsidDel="00314B9A" w:rsidRDefault="00A4740B" w:rsidP="005C3FF9">
      <w:pPr>
        <w:numPr>
          <w:ilvl w:val="1"/>
          <w:numId w:val="22"/>
        </w:numPr>
        <w:ind w:left="490" w:hanging="229"/>
        <w:jc w:val="both"/>
        <w:rPr>
          <w:del w:id="262" w:author="Sherlock Wang" w:date="2014-06-24T13:43:00Z"/>
          <w:rFonts w:ascii="Times New Roman" w:eastAsia="新細明體" w:hAnsi="Times New Roman"/>
          <w:sz w:val="22"/>
          <w:szCs w:val="22"/>
        </w:rPr>
        <w:pPrChange w:id="263" w:author="Sherlock Wang" w:date="2014-06-24T13:43:00Z">
          <w:pPr>
            <w:tabs>
              <w:tab w:val="left" w:pos="2127"/>
            </w:tabs>
          </w:pPr>
        </w:pPrChange>
      </w:pPr>
      <w:del w:id="264" w:author="Sherlock Wang" w:date="2014-06-24T13:46:00Z">
        <w:r w:rsidDel="00136682">
          <w:rPr>
            <w:rFonts w:ascii="Times New Roman" w:eastAsia="新細明體" w:hAnsi="Times New Roman"/>
            <w:sz w:val="22"/>
            <w:szCs w:val="22"/>
          </w:rPr>
          <w:delText xml:space="preserve">Led the team to </w:delText>
        </w:r>
        <w:r w:rsidR="00CC3E43" w:rsidRPr="004C34DF" w:rsidDel="00136682">
          <w:rPr>
            <w:rFonts w:ascii="Times New Roman" w:eastAsia="新細明體" w:hAnsi="Times New Roman"/>
            <w:sz w:val="22"/>
            <w:szCs w:val="22"/>
          </w:rPr>
          <w:delText>d</w:delText>
        </w:r>
        <w:r w:rsidDel="00136682">
          <w:rPr>
            <w:rFonts w:ascii="Times New Roman" w:eastAsia="新細明體" w:hAnsi="Times New Roman"/>
            <w:sz w:val="22"/>
            <w:szCs w:val="22"/>
          </w:rPr>
          <w:delText>esign</w:delText>
        </w:r>
        <w:r w:rsidR="00FF44A1" w:rsidRPr="004C34DF" w:rsidDel="00136682">
          <w:rPr>
            <w:rFonts w:ascii="Times New Roman" w:eastAsia="新細明體" w:hAnsi="Times New Roman"/>
            <w:sz w:val="22"/>
            <w:szCs w:val="22"/>
          </w:rPr>
          <w:delText xml:space="preserve"> the prototype and determined the </w:delText>
        </w:r>
        <w:r w:rsidR="004B1FA4" w:rsidRPr="004C34DF" w:rsidDel="00136682">
          <w:rPr>
            <w:rFonts w:ascii="Times New Roman" w:eastAsia="新細明體" w:hAnsi="Times New Roman"/>
            <w:sz w:val="22"/>
            <w:szCs w:val="22"/>
          </w:rPr>
          <w:delText>coating paint material</w:delText>
        </w:r>
      </w:del>
    </w:p>
    <w:p w:rsidR="00DC240C" w:rsidRPr="00D12C30" w:rsidDel="00D12C30" w:rsidRDefault="00180E7B" w:rsidP="005C3FF9">
      <w:pPr>
        <w:ind w:left="490"/>
        <w:jc w:val="both"/>
        <w:rPr>
          <w:del w:id="265" w:author="Sherlock Wang" w:date="2014-06-24T13:43:00Z"/>
          <w:rFonts w:ascii="Times New Roman" w:eastAsia="新細明體" w:hAnsi="Times New Roman"/>
          <w:sz w:val="22"/>
          <w:szCs w:val="22"/>
          <w:rPrChange w:id="266" w:author="Sherlock Wang" w:date="2014-06-24T13:43:00Z">
            <w:rPr>
              <w:del w:id="267" w:author="Sherlock Wang" w:date="2014-06-24T13:43:00Z"/>
              <w:rFonts w:ascii="Times New Roman" w:eastAsia="新細明體" w:hAnsi="Times New Roman"/>
              <w:sz w:val="22"/>
              <w:szCs w:val="22"/>
            </w:rPr>
          </w:rPrChange>
        </w:rPr>
        <w:pPrChange w:id="268" w:author="Sherlock Wang" w:date="2014-06-24T13:43:00Z">
          <w:pPr>
            <w:numPr>
              <w:ilvl w:val="1"/>
              <w:numId w:val="22"/>
            </w:numPr>
            <w:ind w:left="490" w:hanging="229"/>
          </w:pPr>
        </w:pPrChange>
      </w:pPr>
      <w:del w:id="269" w:author="Sherlock Wang" w:date="2014-06-24T13:43:00Z">
        <w:r w:rsidRPr="00D12C30" w:rsidDel="00D12C30">
          <w:rPr>
            <w:rFonts w:ascii="Times New Roman" w:eastAsia="新細明體" w:hAnsi="Times New Roman"/>
            <w:sz w:val="22"/>
            <w:szCs w:val="22"/>
            <w:rPrChange w:id="270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Earned the Finalist</w:delText>
        </w:r>
        <w:r w:rsidR="00215B1F" w:rsidRPr="00D12C30" w:rsidDel="00D12C30">
          <w:rPr>
            <w:rFonts w:ascii="Times New Roman" w:eastAsia="新細明體" w:hAnsi="Times New Roman"/>
            <w:sz w:val="22"/>
            <w:szCs w:val="22"/>
            <w:rPrChange w:id="271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at</w:delText>
        </w:r>
        <w:r w:rsidR="00215B1F" w:rsidRPr="00D12C30" w:rsidDel="00D12C30">
          <w:rPr>
            <w:rFonts w:ascii="Times New Roman" w:eastAsia="新細明體" w:hAnsi="Times New Roman"/>
            <w:color w:val="FF0000"/>
            <w:sz w:val="22"/>
            <w:szCs w:val="22"/>
            <w:rPrChange w:id="272" w:author="Sherlock Wang" w:date="2014-06-24T13:43:00Z">
              <w:rPr>
                <w:rFonts w:ascii="Times New Roman" w:eastAsia="新細明體" w:hAnsi="Times New Roman"/>
                <w:color w:val="FF0000"/>
                <w:sz w:val="22"/>
                <w:szCs w:val="22"/>
              </w:rPr>
            </w:rPrChange>
          </w:rPr>
          <w:delText xml:space="preserve"> </w:delText>
        </w:r>
        <w:r w:rsidR="007B566F" w:rsidRPr="00D12C30" w:rsidDel="00D12C30">
          <w:rPr>
            <w:rFonts w:ascii="Times New Roman" w:eastAsia="新細明體" w:hAnsi="Times New Roman"/>
            <w:sz w:val="22"/>
            <w:szCs w:val="22"/>
            <w:rPrChange w:id="273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The 7</w:delText>
        </w:r>
        <w:r w:rsidR="007B566F" w:rsidRPr="00D12C30" w:rsidDel="00D12C30">
          <w:rPr>
            <w:rFonts w:ascii="Times New Roman" w:eastAsia="新細明體" w:hAnsi="Times New Roman"/>
            <w:sz w:val="22"/>
            <w:szCs w:val="22"/>
            <w:vertAlign w:val="superscript"/>
            <w:rPrChange w:id="274" w:author="Sherlock Wang" w:date="2014-06-24T13:43:00Z">
              <w:rPr>
                <w:rFonts w:ascii="Times New Roman" w:eastAsia="新細明體" w:hAnsi="Times New Roman"/>
                <w:sz w:val="22"/>
                <w:szCs w:val="22"/>
                <w:vertAlign w:val="superscript"/>
              </w:rPr>
            </w:rPrChange>
          </w:rPr>
          <w:delText>th</w:delText>
        </w:r>
        <w:r w:rsidR="007B566F" w:rsidRPr="00D12C30" w:rsidDel="00D12C30">
          <w:rPr>
            <w:rFonts w:ascii="Times New Roman" w:eastAsia="新細明體" w:hAnsi="Times New Roman"/>
            <w:sz w:val="22"/>
            <w:szCs w:val="22"/>
            <w:rPrChange w:id="275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International Creativity-in-Action </w:delText>
        </w:r>
      </w:del>
      <w:ins w:id="276" w:author="Michael Hwang" w:date="2014-06-23T21:43:00Z">
        <w:del w:id="277" w:author="Sherlock Wang" w:date="2014-06-24T13:43:00Z">
          <w:r w:rsidR="0003317C" w:rsidRPr="00D12C30" w:rsidDel="00D12C30">
            <w:rPr>
              <w:rFonts w:ascii="Times New Roman" w:eastAsia="新細明體" w:hAnsi="Times New Roman"/>
              <w:sz w:val="22"/>
              <w:szCs w:val="22"/>
              <w:rPrChange w:id="278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 xml:space="preserve">National </w:delText>
          </w:r>
        </w:del>
      </w:ins>
      <w:del w:id="279" w:author="Sherlock Wang" w:date="2014-06-24T13:43:00Z">
        <w:r w:rsidR="007B566F" w:rsidRPr="00D12C30" w:rsidDel="00D12C30">
          <w:rPr>
            <w:rFonts w:ascii="Times New Roman" w:eastAsia="新細明體" w:hAnsi="Times New Roman"/>
            <w:sz w:val="22"/>
            <w:szCs w:val="22"/>
            <w:rPrChange w:id="280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Contest for University Student</w:delText>
        </w:r>
      </w:del>
      <w:ins w:id="281" w:author="Michael Hwang" w:date="2014-06-23T21:43:00Z">
        <w:del w:id="282" w:author="Sherlock Wang" w:date="2014-06-24T13:43:00Z">
          <w:r w:rsidR="0003317C" w:rsidRPr="00D12C30" w:rsidDel="00D12C30">
            <w:rPr>
              <w:rFonts w:ascii="Times New Roman" w:eastAsia="新細明體" w:hAnsi="Times New Roman"/>
              <w:sz w:val="22"/>
              <w:szCs w:val="22"/>
              <w:rPrChange w:id="283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s</w:delText>
          </w:r>
        </w:del>
      </w:ins>
      <w:del w:id="284" w:author="Sherlock Wang" w:date="2014-06-24T13:43:00Z">
        <w:r w:rsidR="007C0C1F" w:rsidRPr="00D12C30" w:rsidDel="00D12C30">
          <w:rPr>
            <w:rFonts w:ascii="Times New Roman" w:eastAsia="新細明體" w:hAnsi="Times New Roman"/>
            <w:sz w:val="22"/>
            <w:szCs w:val="22"/>
            <w:rPrChange w:id="285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 xml:space="preserve"> (S</w:delText>
        </w:r>
      </w:del>
      <w:ins w:id="286" w:author="Michael Hwang" w:date="2014-06-23T21:43:00Z">
        <w:del w:id="287" w:author="Sherlock Wang" w:date="2014-06-24T13:43:00Z">
          <w:r w:rsidR="0003317C" w:rsidRPr="00D12C30" w:rsidDel="00D12C30">
            <w:rPr>
              <w:rFonts w:ascii="Times New Roman" w:eastAsia="新細明體" w:hAnsi="Times New Roman"/>
              <w:sz w:val="22"/>
              <w:szCs w:val="22"/>
              <w:rPrChange w:id="288" w:author="Sherlock Wang" w:date="2014-06-24T13:43:00Z">
                <w:rPr>
                  <w:rFonts w:ascii="Times New Roman" w:eastAsia="新細明體" w:hAnsi="Times New Roman"/>
                  <w:sz w:val="22"/>
                  <w:szCs w:val="22"/>
                </w:rPr>
              </w:rPrChange>
            </w:rPr>
            <w:delText>s</w:delText>
          </w:r>
        </w:del>
      </w:ins>
      <w:del w:id="289" w:author="Sherlock Wang" w:date="2014-06-24T13:43:00Z">
        <w:r w:rsidR="007C0C1F" w:rsidRPr="00D12C30" w:rsidDel="00D12C30">
          <w:rPr>
            <w:rFonts w:ascii="Times New Roman" w:eastAsia="新細明體" w:hAnsi="Times New Roman"/>
            <w:sz w:val="22"/>
            <w:szCs w:val="22"/>
            <w:rPrChange w:id="290" w:author="Sherlock Wang" w:date="2014-06-24T13:43:00Z">
              <w:rPr>
                <w:rFonts w:ascii="Times New Roman" w:eastAsia="新細明體" w:hAnsi="Times New Roman"/>
                <w:sz w:val="22"/>
                <w:szCs w:val="22"/>
              </w:rPr>
            </w:rPrChange>
          </w:rPr>
          <w:delText>ponsored by National Science Council of Taiwan)</w:delText>
        </w:r>
      </w:del>
    </w:p>
    <w:p w:rsidR="00AC4F08" w:rsidRPr="004C34DF" w:rsidRDefault="00AC4F08" w:rsidP="005C3FF9">
      <w:pPr>
        <w:ind w:left="490"/>
        <w:jc w:val="both"/>
        <w:rPr>
          <w:rFonts w:ascii="Times New Roman" w:eastAsia="新細明體" w:hAnsi="Times New Roman"/>
          <w:sz w:val="22"/>
          <w:szCs w:val="22"/>
        </w:rPr>
        <w:pPrChange w:id="291" w:author="Sherlock Wang" w:date="2014-06-24T13:43:00Z">
          <w:pPr>
            <w:tabs>
              <w:tab w:val="left" w:pos="2127"/>
            </w:tabs>
          </w:pPr>
        </w:pPrChange>
      </w:pPr>
    </w:p>
    <w:p w:rsidR="00A65E98" w:rsidRPr="004C34DF" w:rsidRDefault="00A65E98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292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E</w:t>
      </w:r>
      <w:r w:rsidR="00661DB1" w:rsidRPr="004C34DF">
        <w:rPr>
          <w:rFonts w:ascii="Times New Roman" w:eastAsia="新細明體" w:hAnsi="Times New Roman"/>
          <w:b/>
          <w:sz w:val="22"/>
          <w:szCs w:val="22"/>
        </w:rPr>
        <w:t>XTRACURRICULAR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A</w:t>
      </w:r>
      <w:r w:rsidR="00661DB1" w:rsidRPr="004C34DF">
        <w:rPr>
          <w:rFonts w:ascii="Times New Roman" w:eastAsia="新細明體" w:hAnsi="Times New Roman"/>
          <w:b/>
          <w:sz w:val="22"/>
          <w:szCs w:val="22"/>
        </w:rPr>
        <w:t>CTIVITIES</w:t>
      </w:r>
    </w:p>
    <w:p w:rsidR="00A65E98" w:rsidRPr="004C34DF" w:rsidRDefault="00A65E98" w:rsidP="005C3FF9">
      <w:pPr>
        <w:tabs>
          <w:tab w:val="right" w:pos="8789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293" w:author="Sherlock Wang" w:date="2014-06-24T13:43:00Z">
          <w:pPr>
            <w:tabs>
              <w:tab w:val="right" w:pos="8789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Club for Initiative Design &amp; Engineering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CCU,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2004</w:t>
      </w:r>
      <w:r w:rsidR="006A1E6C" w:rsidRPr="004C34DF">
        <w:rPr>
          <w:rFonts w:ascii="Times New Roman" w:eastAsia="新細明體" w:hAnsi="Times New Roman"/>
          <w:sz w:val="22"/>
          <w:szCs w:val="22"/>
        </w:rPr>
        <w:t>-</w:t>
      </w:r>
      <w:r w:rsidRPr="004C34DF">
        <w:rPr>
          <w:rFonts w:ascii="Times New Roman" w:eastAsia="新細明體" w:hAnsi="Times New Roman"/>
          <w:sz w:val="22"/>
          <w:szCs w:val="22"/>
        </w:rPr>
        <w:t>2007</w:t>
      </w:r>
    </w:p>
    <w:p w:rsidR="00A65E98" w:rsidRPr="004C34DF" w:rsidRDefault="00A65E98" w:rsidP="005C3FF9">
      <w:pPr>
        <w:tabs>
          <w:tab w:val="left" w:pos="1985"/>
          <w:tab w:val="right" w:pos="8789"/>
          <w:tab w:val="right" w:pos="9890"/>
        </w:tabs>
        <w:jc w:val="both"/>
        <w:rPr>
          <w:rFonts w:ascii="Times New Roman" w:eastAsia="新細明體" w:hAnsi="Times New Roman"/>
          <w:sz w:val="22"/>
          <w:szCs w:val="22"/>
        </w:rPr>
        <w:pPrChange w:id="294" w:author="Sherlock Wang" w:date="2014-06-24T13:43:00Z">
          <w:pPr>
            <w:tabs>
              <w:tab w:val="left" w:pos="1985"/>
              <w:tab w:val="right" w:pos="8789"/>
              <w:tab w:val="right" w:pos="9890"/>
            </w:tabs>
          </w:pPr>
        </w:pPrChange>
      </w:pPr>
      <w:r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 xml:space="preserve">Club of </w:t>
      </w:r>
      <w:proofErr w:type="spellStart"/>
      <w:r w:rsidR="0051013B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Taichi</w:t>
      </w:r>
      <w:proofErr w:type="spellEnd"/>
      <w:r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 xml:space="preserve"> (a soft Chinese martial arts)</w:t>
      </w:r>
      <w:r w:rsidR="007339F8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CCU,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2003-2007</w:t>
      </w:r>
    </w:p>
    <w:p w:rsidR="00F7698E" w:rsidRPr="004C34DF" w:rsidRDefault="00F7698E" w:rsidP="005C3FF9">
      <w:pPr>
        <w:tabs>
          <w:tab w:val="left" w:pos="1985"/>
        </w:tabs>
        <w:jc w:val="both"/>
        <w:rPr>
          <w:rFonts w:ascii="Times New Roman" w:eastAsia="新細明體" w:hAnsi="Times New Roman"/>
          <w:sz w:val="22"/>
          <w:szCs w:val="22"/>
        </w:rPr>
        <w:pPrChange w:id="295" w:author="Sherlock Wang" w:date="2014-06-24T13:43:00Z">
          <w:pPr>
            <w:tabs>
              <w:tab w:val="left" w:pos="1985"/>
            </w:tabs>
          </w:pPr>
        </w:pPrChange>
      </w:pPr>
    </w:p>
    <w:p w:rsidR="00A65E98" w:rsidRPr="004C34DF" w:rsidRDefault="00A65E98" w:rsidP="005C3FF9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b/>
          <w:sz w:val="22"/>
          <w:szCs w:val="22"/>
        </w:rPr>
        <w:pPrChange w:id="296" w:author="Sherlock Wang" w:date="2014-06-24T13:43:00Z">
          <w:pPr>
            <w:pBdr>
              <w:bottom w:val="single" w:sz="6" w:space="1" w:color="auto"/>
            </w:pBdr>
          </w:pPr>
        </w:pPrChange>
      </w:pPr>
      <w:r w:rsidRPr="004C34DF">
        <w:rPr>
          <w:rFonts w:ascii="Times New Roman" w:eastAsia="新細明體" w:hAnsi="Times New Roman"/>
          <w:b/>
          <w:sz w:val="22"/>
          <w:szCs w:val="22"/>
        </w:rPr>
        <w:t>A</w:t>
      </w:r>
      <w:r w:rsidR="004E2778" w:rsidRPr="004C34DF">
        <w:rPr>
          <w:rFonts w:ascii="Times New Roman" w:eastAsia="新細明體" w:hAnsi="Times New Roman"/>
          <w:b/>
          <w:sz w:val="22"/>
          <w:szCs w:val="22"/>
        </w:rPr>
        <w:t>DDITIONAL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I</w:t>
      </w:r>
      <w:r w:rsidR="004E2778" w:rsidRPr="004C34DF">
        <w:rPr>
          <w:rFonts w:ascii="Times New Roman" w:eastAsia="新細明體" w:hAnsi="Times New Roman"/>
          <w:b/>
          <w:sz w:val="22"/>
          <w:szCs w:val="22"/>
        </w:rPr>
        <w:t>NFORMATION</w:t>
      </w:r>
    </w:p>
    <w:p w:rsidR="00A65E98" w:rsidRPr="004C34DF" w:rsidRDefault="004E13FE" w:rsidP="005C3FF9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  <w:pPrChange w:id="297" w:author="Sherlock Wang" w:date="2014-06-24T13:43:00Z">
          <w:pPr>
            <w:tabs>
              <w:tab w:val="left" w:pos="2127"/>
            </w:tabs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Languages:</w:t>
      </w:r>
      <w:r w:rsidRPr="004C34DF">
        <w:rPr>
          <w:rFonts w:ascii="Times New Roman" w:eastAsia="新細明體" w:hAnsi="Times New Roman"/>
          <w:sz w:val="22"/>
          <w:szCs w:val="22"/>
        </w:rPr>
        <w:tab/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Native in </w:t>
      </w:r>
      <w:r w:rsidR="00D24521" w:rsidRPr="004C34DF">
        <w:rPr>
          <w:rFonts w:ascii="Times New Roman" w:eastAsia="新細明體" w:hAnsi="Times New Roman"/>
          <w:sz w:val="22"/>
          <w:szCs w:val="22"/>
        </w:rPr>
        <w:t>Mandarin</w:t>
      </w:r>
      <w:r w:rsidR="00A65E98" w:rsidRPr="004C34DF">
        <w:rPr>
          <w:rFonts w:ascii="Times New Roman" w:eastAsia="新細明體" w:hAnsi="Times New Roman"/>
          <w:sz w:val="22"/>
          <w:szCs w:val="22"/>
        </w:rPr>
        <w:t>/Taiwanese</w:t>
      </w:r>
      <w:r w:rsidR="00C20F9E" w:rsidRPr="004C34DF">
        <w:rPr>
          <w:rFonts w:ascii="Times New Roman" w:eastAsia="新細明體" w:hAnsi="Times New Roman"/>
          <w:sz w:val="22"/>
          <w:szCs w:val="22"/>
        </w:rPr>
        <w:t>,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482166" w:rsidRPr="004C34DF">
        <w:rPr>
          <w:rFonts w:ascii="Times New Roman" w:eastAsia="新細明體" w:hAnsi="Times New Roman"/>
          <w:sz w:val="22"/>
          <w:szCs w:val="22"/>
        </w:rPr>
        <w:t>F</w:t>
      </w:r>
      <w:r w:rsidR="00E4196C" w:rsidRPr="004C34DF">
        <w:rPr>
          <w:rFonts w:ascii="Times New Roman" w:eastAsia="新細明體" w:hAnsi="Times New Roman"/>
          <w:sz w:val="22"/>
          <w:szCs w:val="22"/>
        </w:rPr>
        <w:t>luent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in English</w:t>
      </w:r>
    </w:p>
    <w:p w:rsidR="00A130D7" w:rsidRPr="004C34DF" w:rsidRDefault="00537C36" w:rsidP="005C3FF9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  <w:pPrChange w:id="298" w:author="Sherlock Wang" w:date="2014-06-24T13:43:00Z">
          <w:pPr>
            <w:tabs>
              <w:tab w:val="left" w:pos="2127"/>
            </w:tabs>
            <w:jc w:val="both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>Interests &amp; Hobbies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: </w:t>
      </w:r>
      <w:r w:rsidR="00AD7364" w:rsidRPr="004C34DF">
        <w:rPr>
          <w:rFonts w:ascii="Times New Roman" w:eastAsia="新細明體" w:hAnsi="Times New Roman"/>
          <w:sz w:val="22"/>
          <w:szCs w:val="22"/>
        </w:rPr>
        <w:tab/>
      </w:r>
      <w:proofErr w:type="spellStart"/>
      <w:r w:rsidR="00A65E98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Tai</w:t>
      </w:r>
      <w:r w:rsidR="00AA3264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chi</w:t>
      </w:r>
      <w:proofErr w:type="spellEnd"/>
      <w:r w:rsidR="00D85997" w:rsidRPr="004C34DF">
        <w:rPr>
          <w:rFonts w:ascii="Times New Roman" w:eastAsia="新細明體" w:hAnsi="Times New Roman"/>
          <w:sz w:val="22"/>
          <w:szCs w:val="22"/>
        </w:rPr>
        <w:t xml:space="preserve"> (10</w:t>
      </w:r>
      <w:r w:rsidR="00A65E98" w:rsidRPr="004C34DF">
        <w:rPr>
          <w:rFonts w:ascii="Times New Roman" w:eastAsia="新細明體" w:hAnsi="Times New Roman"/>
          <w:sz w:val="22"/>
          <w:szCs w:val="22"/>
        </w:rPr>
        <w:t>-year formal training), Chinese martial arts, sports,</w:t>
      </w:r>
      <w:r w:rsidR="00A130D7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AF5C94" w:rsidRPr="004C34DF">
        <w:rPr>
          <w:rFonts w:ascii="Times New Roman" w:eastAsia="新細明體" w:hAnsi="Times New Roman"/>
          <w:sz w:val="22"/>
          <w:szCs w:val="22"/>
        </w:rPr>
        <w:t xml:space="preserve">Chinese </w:t>
      </w:r>
      <w:r w:rsidR="00A65E98" w:rsidRPr="004C34DF">
        <w:rPr>
          <w:rFonts w:ascii="Times New Roman" w:eastAsia="新細明體" w:hAnsi="Times New Roman"/>
          <w:sz w:val="22"/>
          <w:szCs w:val="22"/>
        </w:rPr>
        <w:t>calligraphy,</w:t>
      </w:r>
    </w:p>
    <w:p w:rsidR="00A130D7" w:rsidRPr="004C34DF" w:rsidDel="00A96A18" w:rsidRDefault="00A130D7" w:rsidP="005C3FF9">
      <w:pPr>
        <w:tabs>
          <w:tab w:val="left" w:pos="2127"/>
        </w:tabs>
        <w:jc w:val="both"/>
        <w:rPr>
          <w:del w:id="299" w:author="Sherlock Wang" w:date="2014-06-24T13:46:00Z"/>
          <w:rFonts w:ascii="Times New Roman" w:eastAsia="新細明體" w:hAnsi="Times New Roman"/>
          <w:sz w:val="22"/>
          <w:szCs w:val="22"/>
        </w:rPr>
        <w:pPrChange w:id="300" w:author="Sherlock Wang" w:date="2014-06-24T13:43:00Z">
          <w:pPr>
            <w:tabs>
              <w:tab w:val="left" w:pos="2127"/>
            </w:tabs>
            <w:jc w:val="both"/>
          </w:pPr>
        </w:pPrChange>
      </w:pPr>
      <w:r w:rsidRPr="004C34DF">
        <w:rPr>
          <w:rFonts w:ascii="Times New Roman" w:eastAsia="新細明體" w:hAnsi="Times New Roman"/>
          <w:sz w:val="22"/>
          <w:szCs w:val="22"/>
        </w:rPr>
        <w:tab/>
      </w:r>
      <w:proofErr w:type="gramStart"/>
      <w:r w:rsidR="00A65E98" w:rsidRPr="004C34DF">
        <w:rPr>
          <w:rFonts w:ascii="Times New Roman" w:eastAsia="新細明體" w:hAnsi="Times New Roman"/>
          <w:sz w:val="22"/>
          <w:szCs w:val="22"/>
        </w:rPr>
        <w:t>reading</w:t>
      </w:r>
      <w:proofErr w:type="gramEnd"/>
      <w:r w:rsidR="00A65E98" w:rsidRPr="004C34DF">
        <w:rPr>
          <w:rFonts w:ascii="Times New Roman" w:eastAsia="新細明體" w:hAnsi="Times New Roman"/>
          <w:sz w:val="22"/>
          <w:szCs w:val="22"/>
        </w:rPr>
        <w:t>, and travel</w:t>
      </w:r>
      <w:del w:id="301" w:author="Sherlock Wang" w:date="2014-06-24T13:45:00Z">
        <w:r w:rsidR="00A65E98" w:rsidRPr="004C34DF" w:rsidDel="00EA73FE">
          <w:rPr>
            <w:rFonts w:ascii="Times New Roman" w:eastAsia="新細明體" w:hAnsi="Times New Roman"/>
            <w:sz w:val="22"/>
            <w:szCs w:val="22"/>
          </w:rPr>
          <w:delText>ing</w:delText>
        </w:r>
      </w:del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(visited England, France, Russia, Singapore, Vietnam, Japan</w:t>
      </w:r>
      <w:r w:rsidR="00DF6975" w:rsidRPr="004C34DF">
        <w:rPr>
          <w:rFonts w:ascii="Times New Roman" w:eastAsia="新細明體" w:hAnsi="Times New Roman"/>
          <w:sz w:val="22"/>
          <w:szCs w:val="22"/>
        </w:rPr>
        <w:t>,</w:t>
      </w:r>
      <w:ins w:id="302" w:author="Sherlock Wang" w:date="2014-06-24T13:45:00Z">
        <w:r w:rsidR="00A96A18">
          <w:rPr>
            <w:rFonts w:ascii="Times New Roman" w:eastAsia="新細明體" w:hAnsi="Times New Roman"/>
            <w:sz w:val="22"/>
            <w:szCs w:val="22"/>
          </w:rPr>
          <w:t xml:space="preserve"> USA</w:t>
        </w:r>
      </w:ins>
    </w:p>
    <w:p w:rsidR="00A65E98" w:rsidRPr="004C34DF" w:rsidRDefault="00A130D7" w:rsidP="005C3FF9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  <w:pPrChange w:id="303" w:author="Sherlock Wang" w:date="2014-06-24T13:43:00Z">
          <w:pPr>
            <w:tabs>
              <w:tab w:val="left" w:pos="2127"/>
            </w:tabs>
            <w:jc w:val="both"/>
          </w:pPr>
        </w:pPrChange>
      </w:pPr>
      <w:del w:id="304" w:author="Sherlock Wang" w:date="2014-06-24T13:46:00Z">
        <w:r w:rsidRPr="004C34DF" w:rsidDel="00A96A18">
          <w:rPr>
            <w:rFonts w:ascii="Times New Roman" w:eastAsia="新細明體" w:hAnsi="Times New Roman"/>
            <w:sz w:val="22"/>
            <w:szCs w:val="22"/>
          </w:rPr>
          <w:tab/>
        </w:r>
        <w:r w:rsidR="00DF6975" w:rsidRPr="004C34DF" w:rsidDel="00A96A18">
          <w:rPr>
            <w:rFonts w:ascii="Times New Roman" w:eastAsia="新細明體" w:hAnsi="Times New Roman"/>
            <w:sz w:val="22"/>
            <w:szCs w:val="22"/>
          </w:rPr>
          <w:delText>the US</w:delText>
        </w:r>
      </w:del>
      <w:r w:rsidR="00A65E98" w:rsidRPr="004C34DF">
        <w:rPr>
          <w:rFonts w:ascii="Times New Roman" w:eastAsia="新細明體" w:hAnsi="Times New Roman"/>
          <w:sz w:val="22"/>
          <w:szCs w:val="22"/>
        </w:rPr>
        <w:t>)</w:t>
      </w:r>
    </w:p>
    <w:sectPr w:rsidR="00A65E98" w:rsidRPr="004C34DF" w:rsidSect="009671B1">
      <w:headerReference w:type="default" r:id="rId8"/>
      <w:footerReference w:type="default" r:id="rId9"/>
      <w:pgSz w:w="11906" w:h="16838" w:code="9"/>
      <w:pgMar w:top="1008" w:right="1008" w:bottom="1008" w:left="1008" w:header="720" w:footer="86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6D7" w:rsidRDefault="005006D7">
      <w:r>
        <w:separator/>
      </w:r>
    </w:p>
  </w:endnote>
  <w:endnote w:type="continuationSeparator" w:id="0">
    <w:p w:rsidR="005006D7" w:rsidRDefault="00500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新中黑">
    <w:altName w:val="細明體"/>
    <w:charset w:val="88"/>
    <w:family w:val="modern"/>
    <w:pitch w:val="fixed"/>
    <w:sig w:usb0="00000000" w:usb1="38CF7C70" w:usb2="00000016" w:usb3="00000000" w:csb0="001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IN-Light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pStyle w:val="a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6D7" w:rsidRDefault="005006D7">
      <w:r>
        <w:separator/>
      </w:r>
    </w:p>
  </w:footnote>
  <w:footnote w:type="continuationSeparator" w:id="0">
    <w:p w:rsidR="005006D7" w:rsidRDefault="00500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tabs>
        <w:tab w:val="right" w:pos="9360"/>
      </w:tabs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82344"/>
    <w:multiLevelType w:val="hybridMultilevel"/>
    <w:tmpl w:val="7B1AF036"/>
    <w:lvl w:ilvl="0" w:tplc="987A306E">
      <w:start w:val="4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BED2B14"/>
    <w:multiLevelType w:val="hybridMultilevel"/>
    <w:tmpl w:val="C78036C0"/>
    <w:lvl w:ilvl="0" w:tplc="99DE840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CE322B7"/>
    <w:multiLevelType w:val="hybridMultilevel"/>
    <w:tmpl w:val="C0F05F36"/>
    <w:lvl w:ilvl="0" w:tplc="9CEC946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A6A79D6"/>
    <w:multiLevelType w:val="hybridMultilevel"/>
    <w:tmpl w:val="C4265F30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27843217"/>
    <w:multiLevelType w:val="hybridMultilevel"/>
    <w:tmpl w:val="265E2D68"/>
    <w:lvl w:ilvl="0" w:tplc="6350660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5">
    <w:nsid w:val="322319E8"/>
    <w:multiLevelType w:val="hybridMultilevel"/>
    <w:tmpl w:val="1884FCBE"/>
    <w:lvl w:ilvl="0" w:tplc="67E4F29E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CB5BEF"/>
    <w:multiLevelType w:val="hybridMultilevel"/>
    <w:tmpl w:val="B25261EA"/>
    <w:lvl w:ilvl="0" w:tplc="1FE8761C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">
    <w:nsid w:val="3C1667C4"/>
    <w:multiLevelType w:val="hybridMultilevel"/>
    <w:tmpl w:val="573A9D10"/>
    <w:lvl w:ilvl="0" w:tplc="D9D0C3DC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">
    <w:nsid w:val="3DEE1A4D"/>
    <w:multiLevelType w:val="hybridMultilevel"/>
    <w:tmpl w:val="E40C651C"/>
    <w:lvl w:ilvl="0" w:tplc="7728C0A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9">
    <w:nsid w:val="4F5B16A9"/>
    <w:multiLevelType w:val="hybridMultilevel"/>
    <w:tmpl w:val="CE08979C"/>
    <w:lvl w:ilvl="0" w:tplc="74F8CB68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  <w:sz w:val="23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0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F6D2A3C"/>
    <w:multiLevelType w:val="hybridMultilevel"/>
    <w:tmpl w:val="8BA01384"/>
    <w:lvl w:ilvl="0" w:tplc="1898CE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64F30469"/>
    <w:multiLevelType w:val="hybridMultilevel"/>
    <w:tmpl w:val="A53C7E9C"/>
    <w:lvl w:ilvl="0" w:tplc="8C4CDDF6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3">
    <w:nsid w:val="68A24EB1"/>
    <w:multiLevelType w:val="hybridMultilevel"/>
    <w:tmpl w:val="5C14C61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>
    <w:nsid w:val="6A297E68"/>
    <w:multiLevelType w:val="hybridMultilevel"/>
    <w:tmpl w:val="00A2B69C"/>
    <w:lvl w:ilvl="0" w:tplc="B3F4179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A7C618C"/>
    <w:multiLevelType w:val="hybridMultilevel"/>
    <w:tmpl w:val="2C4AA2F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>
    <w:nsid w:val="71675D48"/>
    <w:multiLevelType w:val="hybridMultilevel"/>
    <w:tmpl w:val="780A9BC8"/>
    <w:lvl w:ilvl="0" w:tplc="5A780684">
      <w:numFmt w:val="bullet"/>
      <w:lvlText w:val="-"/>
      <w:lvlJc w:val="left"/>
      <w:pPr>
        <w:ind w:left="785" w:hanging="360"/>
      </w:pPr>
      <w:rPr>
        <w:rFonts w:ascii="Garamond" w:eastAsia="新細明體" w:hAnsi="Garamond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7">
    <w:nsid w:val="774F754C"/>
    <w:multiLevelType w:val="hybridMultilevel"/>
    <w:tmpl w:val="6C0A1C52"/>
    <w:lvl w:ilvl="0" w:tplc="DF08FA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C2AEA2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77E3076A"/>
    <w:multiLevelType w:val="hybridMultilevel"/>
    <w:tmpl w:val="68D64B1C"/>
    <w:lvl w:ilvl="0" w:tplc="4BBA9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5CABC4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A2C2A97"/>
    <w:multiLevelType w:val="hybridMultilevel"/>
    <w:tmpl w:val="30AC85EC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>
    <w:nsid w:val="7A8F0D3C"/>
    <w:multiLevelType w:val="hybridMultilevel"/>
    <w:tmpl w:val="8FD8EAFC"/>
    <w:lvl w:ilvl="0" w:tplc="01B6FD4A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1">
    <w:nsid w:val="7DD17DAC"/>
    <w:multiLevelType w:val="hybridMultilevel"/>
    <w:tmpl w:val="CC6E4DDA"/>
    <w:lvl w:ilvl="0" w:tplc="7E2E18CC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1"/>
  </w:num>
  <w:num w:numId="3">
    <w:abstractNumId w:val="19"/>
  </w:num>
  <w:num w:numId="4">
    <w:abstractNumId w:val="15"/>
  </w:num>
  <w:num w:numId="5">
    <w:abstractNumId w:val="13"/>
  </w:num>
  <w:num w:numId="6">
    <w:abstractNumId w:val="3"/>
  </w:num>
  <w:num w:numId="7">
    <w:abstractNumId w:val="21"/>
  </w:num>
  <w:num w:numId="8">
    <w:abstractNumId w:val="18"/>
  </w:num>
  <w:num w:numId="9">
    <w:abstractNumId w:val="2"/>
  </w:num>
  <w:num w:numId="10">
    <w:abstractNumId w:val="0"/>
  </w:num>
  <w:num w:numId="11">
    <w:abstractNumId w:val="1"/>
  </w:num>
  <w:num w:numId="12">
    <w:abstractNumId w:val="1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6"/>
  </w:num>
  <w:num w:numId="17">
    <w:abstractNumId w:val="4"/>
  </w:num>
  <w:num w:numId="18">
    <w:abstractNumId w:val="7"/>
  </w:num>
  <w:num w:numId="19">
    <w:abstractNumId w:val="20"/>
  </w:num>
  <w:num w:numId="20">
    <w:abstractNumId w:val="16"/>
  </w:num>
  <w:num w:numId="21">
    <w:abstractNumId w:val="12"/>
  </w:num>
  <w:num w:numId="22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hael Hwang">
    <w15:presenceInfo w15:providerId="Windows Live" w15:userId="f599cf9c5e450764"/>
  </w15:person>
  <w15:person w15:author="Sherlock Wang">
    <w15:presenceInfo w15:providerId="None" w15:userId="Sherlock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954BD"/>
    <w:rsid w:val="00001299"/>
    <w:rsid w:val="00002F04"/>
    <w:rsid w:val="00004C7C"/>
    <w:rsid w:val="000065AE"/>
    <w:rsid w:val="00010689"/>
    <w:rsid w:val="00013A3C"/>
    <w:rsid w:val="00013C24"/>
    <w:rsid w:val="00016DB6"/>
    <w:rsid w:val="000206BB"/>
    <w:rsid w:val="00020F04"/>
    <w:rsid w:val="00020FF2"/>
    <w:rsid w:val="000220D2"/>
    <w:rsid w:val="00026A61"/>
    <w:rsid w:val="0003317C"/>
    <w:rsid w:val="00035E01"/>
    <w:rsid w:val="00041635"/>
    <w:rsid w:val="00042138"/>
    <w:rsid w:val="00042C83"/>
    <w:rsid w:val="000459AE"/>
    <w:rsid w:val="0004688B"/>
    <w:rsid w:val="0005084B"/>
    <w:rsid w:val="00053AB9"/>
    <w:rsid w:val="00056019"/>
    <w:rsid w:val="00066AA4"/>
    <w:rsid w:val="00067036"/>
    <w:rsid w:val="00070616"/>
    <w:rsid w:val="000770C9"/>
    <w:rsid w:val="000807BB"/>
    <w:rsid w:val="000A2735"/>
    <w:rsid w:val="000A2818"/>
    <w:rsid w:val="000A5E15"/>
    <w:rsid w:val="000A6141"/>
    <w:rsid w:val="000B0AC1"/>
    <w:rsid w:val="000B16C9"/>
    <w:rsid w:val="000B6645"/>
    <w:rsid w:val="000B693C"/>
    <w:rsid w:val="000B6BB6"/>
    <w:rsid w:val="000B7ACF"/>
    <w:rsid w:val="000C05CE"/>
    <w:rsid w:val="000C10DE"/>
    <w:rsid w:val="000D4208"/>
    <w:rsid w:val="000E38AF"/>
    <w:rsid w:val="000E3B6F"/>
    <w:rsid w:val="000E78CC"/>
    <w:rsid w:val="000F31EE"/>
    <w:rsid w:val="000F5FAD"/>
    <w:rsid w:val="00104340"/>
    <w:rsid w:val="00104EB0"/>
    <w:rsid w:val="00106ED1"/>
    <w:rsid w:val="001074A3"/>
    <w:rsid w:val="0011425C"/>
    <w:rsid w:val="001161A9"/>
    <w:rsid w:val="0012104E"/>
    <w:rsid w:val="001237D4"/>
    <w:rsid w:val="001265CB"/>
    <w:rsid w:val="001273CC"/>
    <w:rsid w:val="0013020F"/>
    <w:rsid w:val="00133FBF"/>
    <w:rsid w:val="00134D23"/>
    <w:rsid w:val="00136682"/>
    <w:rsid w:val="00140D75"/>
    <w:rsid w:val="00142BC9"/>
    <w:rsid w:val="00142CC5"/>
    <w:rsid w:val="00142FC6"/>
    <w:rsid w:val="00143BE0"/>
    <w:rsid w:val="00145F71"/>
    <w:rsid w:val="00147680"/>
    <w:rsid w:val="00147BC4"/>
    <w:rsid w:val="00151034"/>
    <w:rsid w:val="00151226"/>
    <w:rsid w:val="00151D30"/>
    <w:rsid w:val="00155016"/>
    <w:rsid w:val="0015549D"/>
    <w:rsid w:val="00155653"/>
    <w:rsid w:val="001568CF"/>
    <w:rsid w:val="00162B6D"/>
    <w:rsid w:val="00162E78"/>
    <w:rsid w:val="001641BC"/>
    <w:rsid w:val="001642C5"/>
    <w:rsid w:val="00165888"/>
    <w:rsid w:val="00175EF4"/>
    <w:rsid w:val="00180824"/>
    <w:rsid w:val="00180E7B"/>
    <w:rsid w:val="001813E3"/>
    <w:rsid w:val="0018241C"/>
    <w:rsid w:val="00183EDB"/>
    <w:rsid w:val="00184546"/>
    <w:rsid w:val="00185500"/>
    <w:rsid w:val="00190A90"/>
    <w:rsid w:val="00192AA6"/>
    <w:rsid w:val="00196198"/>
    <w:rsid w:val="001A21A8"/>
    <w:rsid w:val="001A502C"/>
    <w:rsid w:val="001B00FD"/>
    <w:rsid w:val="001B17D2"/>
    <w:rsid w:val="001B3B7E"/>
    <w:rsid w:val="001D1C64"/>
    <w:rsid w:val="001D4956"/>
    <w:rsid w:val="001D6EBA"/>
    <w:rsid w:val="001E0673"/>
    <w:rsid w:val="001E593D"/>
    <w:rsid w:val="001E7B44"/>
    <w:rsid w:val="001E7EAC"/>
    <w:rsid w:val="001F6062"/>
    <w:rsid w:val="001F6C70"/>
    <w:rsid w:val="002139FB"/>
    <w:rsid w:val="00213B90"/>
    <w:rsid w:val="00215355"/>
    <w:rsid w:val="00215B1F"/>
    <w:rsid w:val="00215F6A"/>
    <w:rsid w:val="002176EE"/>
    <w:rsid w:val="00223428"/>
    <w:rsid w:val="00224DD9"/>
    <w:rsid w:val="00230238"/>
    <w:rsid w:val="0023155C"/>
    <w:rsid w:val="002315E4"/>
    <w:rsid w:val="00233246"/>
    <w:rsid w:val="00234436"/>
    <w:rsid w:val="00234A30"/>
    <w:rsid w:val="00235729"/>
    <w:rsid w:val="00237A45"/>
    <w:rsid w:val="00240CAE"/>
    <w:rsid w:val="00241D93"/>
    <w:rsid w:val="00244829"/>
    <w:rsid w:val="00247F9B"/>
    <w:rsid w:val="002519A4"/>
    <w:rsid w:val="002546CC"/>
    <w:rsid w:val="00260989"/>
    <w:rsid w:val="00261CD2"/>
    <w:rsid w:val="00265E09"/>
    <w:rsid w:val="00266D71"/>
    <w:rsid w:val="00273507"/>
    <w:rsid w:val="00280651"/>
    <w:rsid w:val="0028113F"/>
    <w:rsid w:val="00282CFC"/>
    <w:rsid w:val="00284B9A"/>
    <w:rsid w:val="00284C6E"/>
    <w:rsid w:val="002850DA"/>
    <w:rsid w:val="00286ED2"/>
    <w:rsid w:val="00287593"/>
    <w:rsid w:val="0029534E"/>
    <w:rsid w:val="002A514C"/>
    <w:rsid w:val="002A6251"/>
    <w:rsid w:val="002C140C"/>
    <w:rsid w:val="002C7254"/>
    <w:rsid w:val="002C72FE"/>
    <w:rsid w:val="002D6B81"/>
    <w:rsid w:val="002E2739"/>
    <w:rsid w:val="002E7739"/>
    <w:rsid w:val="002F05DA"/>
    <w:rsid w:val="002F2603"/>
    <w:rsid w:val="00301687"/>
    <w:rsid w:val="00311C39"/>
    <w:rsid w:val="00312EBE"/>
    <w:rsid w:val="00314B9A"/>
    <w:rsid w:val="00321823"/>
    <w:rsid w:val="00323CA5"/>
    <w:rsid w:val="003252CA"/>
    <w:rsid w:val="00332319"/>
    <w:rsid w:val="00334AE8"/>
    <w:rsid w:val="00337D46"/>
    <w:rsid w:val="00337EC7"/>
    <w:rsid w:val="003412B5"/>
    <w:rsid w:val="00342E8C"/>
    <w:rsid w:val="00347FCD"/>
    <w:rsid w:val="00350B30"/>
    <w:rsid w:val="00353288"/>
    <w:rsid w:val="00360670"/>
    <w:rsid w:val="003768B5"/>
    <w:rsid w:val="003846A4"/>
    <w:rsid w:val="00385866"/>
    <w:rsid w:val="00386F47"/>
    <w:rsid w:val="00390CB7"/>
    <w:rsid w:val="00392920"/>
    <w:rsid w:val="0039351B"/>
    <w:rsid w:val="003962D6"/>
    <w:rsid w:val="003A3571"/>
    <w:rsid w:val="003A6732"/>
    <w:rsid w:val="003B4E73"/>
    <w:rsid w:val="003B6005"/>
    <w:rsid w:val="003B7907"/>
    <w:rsid w:val="003C5651"/>
    <w:rsid w:val="003D3086"/>
    <w:rsid w:val="003D35E3"/>
    <w:rsid w:val="003D63AF"/>
    <w:rsid w:val="003D6C91"/>
    <w:rsid w:val="003D7EB9"/>
    <w:rsid w:val="003E73EA"/>
    <w:rsid w:val="003F65C9"/>
    <w:rsid w:val="003F6621"/>
    <w:rsid w:val="00401AC5"/>
    <w:rsid w:val="00404832"/>
    <w:rsid w:val="00406E4D"/>
    <w:rsid w:val="00407F13"/>
    <w:rsid w:val="00414AAC"/>
    <w:rsid w:val="00415141"/>
    <w:rsid w:val="00415A9F"/>
    <w:rsid w:val="004208A9"/>
    <w:rsid w:val="0042568C"/>
    <w:rsid w:val="00427818"/>
    <w:rsid w:val="004310B3"/>
    <w:rsid w:val="004365CD"/>
    <w:rsid w:val="00437920"/>
    <w:rsid w:val="00437E05"/>
    <w:rsid w:val="00443610"/>
    <w:rsid w:val="00444A8A"/>
    <w:rsid w:val="004459A5"/>
    <w:rsid w:val="0044760B"/>
    <w:rsid w:val="00450B45"/>
    <w:rsid w:val="00452520"/>
    <w:rsid w:val="004535A8"/>
    <w:rsid w:val="00457BBC"/>
    <w:rsid w:val="004649B7"/>
    <w:rsid w:val="004665A1"/>
    <w:rsid w:val="004679B0"/>
    <w:rsid w:val="00467A1A"/>
    <w:rsid w:val="00475CBC"/>
    <w:rsid w:val="00482166"/>
    <w:rsid w:val="00484F6F"/>
    <w:rsid w:val="0048730D"/>
    <w:rsid w:val="00491258"/>
    <w:rsid w:val="0049468F"/>
    <w:rsid w:val="00497D92"/>
    <w:rsid w:val="004A3782"/>
    <w:rsid w:val="004B1FA4"/>
    <w:rsid w:val="004B64FC"/>
    <w:rsid w:val="004C34DF"/>
    <w:rsid w:val="004C47C7"/>
    <w:rsid w:val="004C6898"/>
    <w:rsid w:val="004D00EE"/>
    <w:rsid w:val="004D414F"/>
    <w:rsid w:val="004E13FE"/>
    <w:rsid w:val="004E2778"/>
    <w:rsid w:val="004E2E58"/>
    <w:rsid w:val="004E3270"/>
    <w:rsid w:val="004E715B"/>
    <w:rsid w:val="004F3103"/>
    <w:rsid w:val="004F3960"/>
    <w:rsid w:val="004F7147"/>
    <w:rsid w:val="005006D7"/>
    <w:rsid w:val="00501101"/>
    <w:rsid w:val="00501A17"/>
    <w:rsid w:val="00502C76"/>
    <w:rsid w:val="00504184"/>
    <w:rsid w:val="0050483C"/>
    <w:rsid w:val="00506CA0"/>
    <w:rsid w:val="00506D99"/>
    <w:rsid w:val="0051013B"/>
    <w:rsid w:val="005101CE"/>
    <w:rsid w:val="005138E0"/>
    <w:rsid w:val="00515C2B"/>
    <w:rsid w:val="00517188"/>
    <w:rsid w:val="00520547"/>
    <w:rsid w:val="005209E3"/>
    <w:rsid w:val="005238D8"/>
    <w:rsid w:val="005244B2"/>
    <w:rsid w:val="0052524B"/>
    <w:rsid w:val="00525BA5"/>
    <w:rsid w:val="00525FF6"/>
    <w:rsid w:val="00531585"/>
    <w:rsid w:val="005324E8"/>
    <w:rsid w:val="005330FE"/>
    <w:rsid w:val="00535601"/>
    <w:rsid w:val="00537C36"/>
    <w:rsid w:val="00540410"/>
    <w:rsid w:val="0054113F"/>
    <w:rsid w:val="005457DF"/>
    <w:rsid w:val="005469E8"/>
    <w:rsid w:val="00552231"/>
    <w:rsid w:val="0055328C"/>
    <w:rsid w:val="00556E0D"/>
    <w:rsid w:val="00556E84"/>
    <w:rsid w:val="005651EA"/>
    <w:rsid w:val="00566084"/>
    <w:rsid w:val="0057176B"/>
    <w:rsid w:val="0057672D"/>
    <w:rsid w:val="005826CD"/>
    <w:rsid w:val="0059203D"/>
    <w:rsid w:val="00594E91"/>
    <w:rsid w:val="005A2DCD"/>
    <w:rsid w:val="005A3D14"/>
    <w:rsid w:val="005B35DB"/>
    <w:rsid w:val="005B40D6"/>
    <w:rsid w:val="005C167C"/>
    <w:rsid w:val="005C32B8"/>
    <w:rsid w:val="005C39FC"/>
    <w:rsid w:val="005C3FF9"/>
    <w:rsid w:val="005C4F38"/>
    <w:rsid w:val="005D089A"/>
    <w:rsid w:val="005D0E59"/>
    <w:rsid w:val="005D2D7A"/>
    <w:rsid w:val="005D6E89"/>
    <w:rsid w:val="005D7E9D"/>
    <w:rsid w:val="005E67D8"/>
    <w:rsid w:val="005E7076"/>
    <w:rsid w:val="005F10FA"/>
    <w:rsid w:val="005F37C7"/>
    <w:rsid w:val="005F49BA"/>
    <w:rsid w:val="005F4B29"/>
    <w:rsid w:val="00600ABE"/>
    <w:rsid w:val="00601F7D"/>
    <w:rsid w:val="0060210D"/>
    <w:rsid w:val="00606EC7"/>
    <w:rsid w:val="00607812"/>
    <w:rsid w:val="00615DD4"/>
    <w:rsid w:val="0061644F"/>
    <w:rsid w:val="0061785B"/>
    <w:rsid w:val="00622340"/>
    <w:rsid w:val="00623D4A"/>
    <w:rsid w:val="00625763"/>
    <w:rsid w:val="00627E2B"/>
    <w:rsid w:val="006301FD"/>
    <w:rsid w:val="00643423"/>
    <w:rsid w:val="006457F1"/>
    <w:rsid w:val="0065274C"/>
    <w:rsid w:val="0066068A"/>
    <w:rsid w:val="00661A3D"/>
    <w:rsid w:val="00661DB1"/>
    <w:rsid w:val="00662412"/>
    <w:rsid w:val="00667D1E"/>
    <w:rsid w:val="00674428"/>
    <w:rsid w:val="006803C8"/>
    <w:rsid w:val="006822DF"/>
    <w:rsid w:val="006831E1"/>
    <w:rsid w:val="00685AF5"/>
    <w:rsid w:val="00686ACB"/>
    <w:rsid w:val="00687708"/>
    <w:rsid w:val="006A1E6C"/>
    <w:rsid w:val="006A1F42"/>
    <w:rsid w:val="006A6EF9"/>
    <w:rsid w:val="006B07B4"/>
    <w:rsid w:val="006B2194"/>
    <w:rsid w:val="006B25AB"/>
    <w:rsid w:val="006B302B"/>
    <w:rsid w:val="006B52CC"/>
    <w:rsid w:val="006B537E"/>
    <w:rsid w:val="006C0A49"/>
    <w:rsid w:val="006C56B5"/>
    <w:rsid w:val="006D204A"/>
    <w:rsid w:val="006D22EA"/>
    <w:rsid w:val="006E00E8"/>
    <w:rsid w:val="006E329F"/>
    <w:rsid w:val="006F292A"/>
    <w:rsid w:val="006F57EE"/>
    <w:rsid w:val="00701817"/>
    <w:rsid w:val="00701BCD"/>
    <w:rsid w:val="00706C83"/>
    <w:rsid w:val="0071054B"/>
    <w:rsid w:val="00714C8B"/>
    <w:rsid w:val="00716D2D"/>
    <w:rsid w:val="00717FD7"/>
    <w:rsid w:val="0072124F"/>
    <w:rsid w:val="00725EAE"/>
    <w:rsid w:val="007307AB"/>
    <w:rsid w:val="007339F8"/>
    <w:rsid w:val="00733B17"/>
    <w:rsid w:val="007347AB"/>
    <w:rsid w:val="00734FC4"/>
    <w:rsid w:val="00735ECD"/>
    <w:rsid w:val="00736752"/>
    <w:rsid w:val="00745698"/>
    <w:rsid w:val="00746B68"/>
    <w:rsid w:val="00746E15"/>
    <w:rsid w:val="0074772F"/>
    <w:rsid w:val="00751694"/>
    <w:rsid w:val="00756407"/>
    <w:rsid w:val="0076072B"/>
    <w:rsid w:val="007723F1"/>
    <w:rsid w:val="00772D39"/>
    <w:rsid w:val="007840C8"/>
    <w:rsid w:val="00785E4D"/>
    <w:rsid w:val="00786BF2"/>
    <w:rsid w:val="00791798"/>
    <w:rsid w:val="00793DF6"/>
    <w:rsid w:val="00794EA5"/>
    <w:rsid w:val="00795518"/>
    <w:rsid w:val="007A1D4F"/>
    <w:rsid w:val="007A1E34"/>
    <w:rsid w:val="007A221B"/>
    <w:rsid w:val="007A2785"/>
    <w:rsid w:val="007B1B81"/>
    <w:rsid w:val="007B29CE"/>
    <w:rsid w:val="007B566F"/>
    <w:rsid w:val="007B63C1"/>
    <w:rsid w:val="007C0C1F"/>
    <w:rsid w:val="007C1A9E"/>
    <w:rsid w:val="007C35E6"/>
    <w:rsid w:val="007C48DE"/>
    <w:rsid w:val="007D377C"/>
    <w:rsid w:val="007D42C8"/>
    <w:rsid w:val="007D47AD"/>
    <w:rsid w:val="007D7E8E"/>
    <w:rsid w:val="007E348F"/>
    <w:rsid w:val="007E37B7"/>
    <w:rsid w:val="007E7FA3"/>
    <w:rsid w:val="007F077E"/>
    <w:rsid w:val="007F1FD2"/>
    <w:rsid w:val="007F3BB5"/>
    <w:rsid w:val="00805EF4"/>
    <w:rsid w:val="00812F76"/>
    <w:rsid w:val="008143AD"/>
    <w:rsid w:val="0081483C"/>
    <w:rsid w:val="0081714C"/>
    <w:rsid w:val="0082069F"/>
    <w:rsid w:val="00824B64"/>
    <w:rsid w:val="0082640F"/>
    <w:rsid w:val="00827748"/>
    <w:rsid w:val="00832E07"/>
    <w:rsid w:val="00833370"/>
    <w:rsid w:val="008423A7"/>
    <w:rsid w:val="00847433"/>
    <w:rsid w:val="00850BBA"/>
    <w:rsid w:val="008517F3"/>
    <w:rsid w:val="00853660"/>
    <w:rsid w:val="0085373A"/>
    <w:rsid w:val="00861226"/>
    <w:rsid w:val="0086139E"/>
    <w:rsid w:val="00867106"/>
    <w:rsid w:val="008728D7"/>
    <w:rsid w:val="00874502"/>
    <w:rsid w:val="00883A39"/>
    <w:rsid w:val="008922BA"/>
    <w:rsid w:val="008A03F9"/>
    <w:rsid w:val="008A160B"/>
    <w:rsid w:val="008A36FD"/>
    <w:rsid w:val="008A3D33"/>
    <w:rsid w:val="008A45FE"/>
    <w:rsid w:val="008A4F7C"/>
    <w:rsid w:val="008A636B"/>
    <w:rsid w:val="008A6897"/>
    <w:rsid w:val="008B1F95"/>
    <w:rsid w:val="008B2370"/>
    <w:rsid w:val="008B4D53"/>
    <w:rsid w:val="008B657A"/>
    <w:rsid w:val="008C47A5"/>
    <w:rsid w:val="008C5721"/>
    <w:rsid w:val="008C6DAC"/>
    <w:rsid w:val="008D12EB"/>
    <w:rsid w:val="008D1A6C"/>
    <w:rsid w:val="008E16BE"/>
    <w:rsid w:val="008E1ECD"/>
    <w:rsid w:val="008E6778"/>
    <w:rsid w:val="008E7FD6"/>
    <w:rsid w:val="008F3EB8"/>
    <w:rsid w:val="008F66BD"/>
    <w:rsid w:val="008F6754"/>
    <w:rsid w:val="008F6C6F"/>
    <w:rsid w:val="008F725C"/>
    <w:rsid w:val="008F7488"/>
    <w:rsid w:val="008F7F21"/>
    <w:rsid w:val="00901C9D"/>
    <w:rsid w:val="009021EE"/>
    <w:rsid w:val="009064A3"/>
    <w:rsid w:val="0091072B"/>
    <w:rsid w:val="009221EA"/>
    <w:rsid w:val="00924EE9"/>
    <w:rsid w:val="009265A4"/>
    <w:rsid w:val="00932029"/>
    <w:rsid w:val="00937C46"/>
    <w:rsid w:val="009427DB"/>
    <w:rsid w:val="00951A60"/>
    <w:rsid w:val="00954A90"/>
    <w:rsid w:val="00960BA1"/>
    <w:rsid w:val="00963985"/>
    <w:rsid w:val="009661B1"/>
    <w:rsid w:val="009671B1"/>
    <w:rsid w:val="0097782B"/>
    <w:rsid w:val="0098365D"/>
    <w:rsid w:val="00984126"/>
    <w:rsid w:val="00986587"/>
    <w:rsid w:val="00990696"/>
    <w:rsid w:val="009938AF"/>
    <w:rsid w:val="009A1E4C"/>
    <w:rsid w:val="009A405C"/>
    <w:rsid w:val="009A69B5"/>
    <w:rsid w:val="009A73CF"/>
    <w:rsid w:val="009B0FA1"/>
    <w:rsid w:val="009B31FF"/>
    <w:rsid w:val="009B7C82"/>
    <w:rsid w:val="009C0380"/>
    <w:rsid w:val="009C04EB"/>
    <w:rsid w:val="009C6F54"/>
    <w:rsid w:val="009D1008"/>
    <w:rsid w:val="009D2AFF"/>
    <w:rsid w:val="009D461D"/>
    <w:rsid w:val="009D64E8"/>
    <w:rsid w:val="009E0FBF"/>
    <w:rsid w:val="009E40B9"/>
    <w:rsid w:val="009E4BE0"/>
    <w:rsid w:val="009E4C48"/>
    <w:rsid w:val="009E6A4F"/>
    <w:rsid w:val="009F3346"/>
    <w:rsid w:val="009F53B9"/>
    <w:rsid w:val="009F5EFA"/>
    <w:rsid w:val="009F6F96"/>
    <w:rsid w:val="00A02A27"/>
    <w:rsid w:val="00A075E7"/>
    <w:rsid w:val="00A117F1"/>
    <w:rsid w:val="00A11F90"/>
    <w:rsid w:val="00A130D7"/>
    <w:rsid w:val="00A20D90"/>
    <w:rsid w:val="00A2293F"/>
    <w:rsid w:val="00A22B21"/>
    <w:rsid w:val="00A24DA9"/>
    <w:rsid w:val="00A26D03"/>
    <w:rsid w:val="00A37C10"/>
    <w:rsid w:val="00A40568"/>
    <w:rsid w:val="00A414DF"/>
    <w:rsid w:val="00A4179F"/>
    <w:rsid w:val="00A420E4"/>
    <w:rsid w:val="00A44789"/>
    <w:rsid w:val="00A4740B"/>
    <w:rsid w:val="00A47D59"/>
    <w:rsid w:val="00A5169E"/>
    <w:rsid w:val="00A52F5D"/>
    <w:rsid w:val="00A576A5"/>
    <w:rsid w:val="00A6327A"/>
    <w:rsid w:val="00A65E98"/>
    <w:rsid w:val="00A67ED5"/>
    <w:rsid w:val="00A74826"/>
    <w:rsid w:val="00A83607"/>
    <w:rsid w:val="00A872B9"/>
    <w:rsid w:val="00A96A18"/>
    <w:rsid w:val="00AA0CDB"/>
    <w:rsid w:val="00AA26DB"/>
    <w:rsid w:val="00AA3264"/>
    <w:rsid w:val="00AA592C"/>
    <w:rsid w:val="00AB24F1"/>
    <w:rsid w:val="00AB4C35"/>
    <w:rsid w:val="00AB5B64"/>
    <w:rsid w:val="00AB7F51"/>
    <w:rsid w:val="00AC0F0A"/>
    <w:rsid w:val="00AC3C72"/>
    <w:rsid w:val="00AC4F08"/>
    <w:rsid w:val="00AC5D5F"/>
    <w:rsid w:val="00AD5AF1"/>
    <w:rsid w:val="00AD7364"/>
    <w:rsid w:val="00AE04F6"/>
    <w:rsid w:val="00AE2283"/>
    <w:rsid w:val="00AE7BAE"/>
    <w:rsid w:val="00AF1C47"/>
    <w:rsid w:val="00AF292A"/>
    <w:rsid w:val="00AF34D6"/>
    <w:rsid w:val="00AF3A87"/>
    <w:rsid w:val="00AF45BC"/>
    <w:rsid w:val="00AF5C94"/>
    <w:rsid w:val="00AF6F42"/>
    <w:rsid w:val="00AF7DCF"/>
    <w:rsid w:val="00B01B5B"/>
    <w:rsid w:val="00B0467C"/>
    <w:rsid w:val="00B04CB0"/>
    <w:rsid w:val="00B05719"/>
    <w:rsid w:val="00B07C5C"/>
    <w:rsid w:val="00B11CA3"/>
    <w:rsid w:val="00B12497"/>
    <w:rsid w:val="00B13122"/>
    <w:rsid w:val="00B20E68"/>
    <w:rsid w:val="00B235DC"/>
    <w:rsid w:val="00B26D0C"/>
    <w:rsid w:val="00B26D78"/>
    <w:rsid w:val="00B31FCB"/>
    <w:rsid w:val="00B47C0D"/>
    <w:rsid w:val="00B5229E"/>
    <w:rsid w:val="00B62DC4"/>
    <w:rsid w:val="00B63D11"/>
    <w:rsid w:val="00B70143"/>
    <w:rsid w:val="00B72636"/>
    <w:rsid w:val="00B74678"/>
    <w:rsid w:val="00B74AB6"/>
    <w:rsid w:val="00B77410"/>
    <w:rsid w:val="00B77C7B"/>
    <w:rsid w:val="00B77FB9"/>
    <w:rsid w:val="00B801A4"/>
    <w:rsid w:val="00B824C6"/>
    <w:rsid w:val="00B84082"/>
    <w:rsid w:val="00B941E9"/>
    <w:rsid w:val="00B9725E"/>
    <w:rsid w:val="00BA1E9B"/>
    <w:rsid w:val="00BA2C34"/>
    <w:rsid w:val="00BB1083"/>
    <w:rsid w:val="00BB2DA1"/>
    <w:rsid w:val="00BB3FF9"/>
    <w:rsid w:val="00BC0DAD"/>
    <w:rsid w:val="00BC577F"/>
    <w:rsid w:val="00BD2BAF"/>
    <w:rsid w:val="00BD4389"/>
    <w:rsid w:val="00BD55D2"/>
    <w:rsid w:val="00BE08BC"/>
    <w:rsid w:val="00BE49EA"/>
    <w:rsid w:val="00BE4AA2"/>
    <w:rsid w:val="00BE5C45"/>
    <w:rsid w:val="00BE643E"/>
    <w:rsid w:val="00BE6C71"/>
    <w:rsid w:val="00BE7413"/>
    <w:rsid w:val="00BF3217"/>
    <w:rsid w:val="00BF3FFC"/>
    <w:rsid w:val="00BF5A3E"/>
    <w:rsid w:val="00BF6914"/>
    <w:rsid w:val="00C01A32"/>
    <w:rsid w:val="00C02780"/>
    <w:rsid w:val="00C06C78"/>
    <w:rsid w:val="00C07142"/>
    <w:rsid w:val="00C12DD4"/>
    <w:rsid w:val="00C15AC8"/>
    <w:rsid w:val="00C17640"/>
    <w:rsid w:val="00C17DD1"/>
    <w:rsid w:val="00C20F9E"/>
    <w:rsid w:val="00C23D32"/>
    <w:rsid w:val="00C27CBA"/>
    <w:rsid w:val="00C32028"/>
    <w:rsid w:val="00C4190B"/>
    <w:rsid w:val="00C44E60"/>
    <w:rsid w:val="00C53727"/>
    <w:rsid w:val="00C53EA5"/>
    <w:rsid w:val="00C53FF7"/>
    <w:rsid w:val="00C5500F"/>
    <w:rsid w:val="00C570C1"/>
    <w:rsid w:val="00C57832"/>
    <w:rsid w:val="00C64001"/>
    <w:rsid w:val="00C65756"/>
    <w:rsid w:val="00C70A4F"/>
    <w:rsid w:val="00C7219C"/>
    <w:rsid w:val="00C81D82"/>
    <w:rsid w:val="00C85904"/>
    <w:rsid w:val="00C85D07"/>
    <w:rsid w:val="00C861CE"/>
    <w:rsid w:val="00C86D62"/>
    <w:rsid w:val="00C92AE0"/>
    <w:rsid w:val="00C92BF6"/>
    <w:rsid w:val="00C93CE5"/>
    <w:rsid w:val="00C947B2"/>
    <w:rsid w:val="00C95A15"/>
    <w:rsid w:val="00CA6F25"/>
    <w:rsid w:val="00CB0FAF"/>
    <w:rsid w:val="00CB1B3A"/>
    <w:rsid w:val="00CB6746"/>
    <w:rsid w:val="00CB79EE"/>
    <w:rsid w:val="00CC0D49"/>
    <w:rsid w:val="00CC1107"/>
    <w:rsid w:val="00CC3E43"/>
    <w:rsid w:val="00CC52A7"/>
    <w:rsid w:val="00CC78E7"/>
    <w:rsid w:val="00CD6865"/>
    <w:rsid w:val="00CF2330"/>
    <w:rsid w:val="00CF37B4"/>
    <w:rsid w:val="00CF5E49"/>
    <w:rsid w:val="00D027AC"/>
    <w:rsid w:val="00D042E6"/>
    <w:rsid w:val="00D0618D"/>
    <w:rsid w:val="00D10722"/>
    <w:rsid w:val="00D12473"/>
    <w:rsid w:val="00D12C30"/>
    <w:rsid w:val="00D158A6"/>
    <w:rsid w:val="00D24521"/>
    <w:rsid w:val="00D26DE6"/>
    <w:rsid w:val="00D325A6"/>
    <w:rsid w:val="00D3799A"/>
    <w:rsid w:val="00D42E77"/>
    <w:rsid w:val="00D43E2F"/>
    <w:rsid w:val="00D47635"/>
    <w:rsid w:val="00D517D3"/>
    <w:rsid w:val="00D52D72"/>
    <w:rsid w:val="00D56904"/>
    <w:rsid w:val="00D604B9"/>
    <w:rsid w:val="00D7040E"/>
    <w:rsid w:val="00D71B8B"/>
    <w:rsid w:val="00D7254F"/>
    <w:rsid w:val="00D7502D"/>
    <w:rsid w:val="00D76D47"/>
    <w:rsid w:val="00D76D9E"/>
    <w:rsid w:val="00D85997"/>
    <w:rsid w:val="00D87AF8"/>
    <w:rsid w:val="00D91E19"/>
    <w:rsid w:val="00D930D1"/>
    <w:rsid w:val="00D93B5D"/>
    <w:rsid w:val="00D94E45"/>
    <w:rsid w:val="00D95410"/>
    <w:rsid w:val="00D954BD"/>
    <w:rsid w:val="00D974FE"/>
    <w:rsid w:val="00D97A68"/>
    <w:rsid w:val="00D97E07"/>
    <w:rsid w:val="00DA0F15"/>
    <w:rsid w:val="00DA5445"/>
    <w:rsid w:val="00DA5627"/>
    <w:rsid w:val="00DB4DE7"/>
    <w:rsid w:val="00DC0BF2"/>
    <w:rsid w:val="00DC240C"/>
    <w:rsid w:val="00DC7983"/>
    <w:rsid w:val="00DD0BDD"/>
    <w:rsid w:val="00DD54BE"/>
    <w:rsid w:val="00DD6473"/>
    <w:rsid w:val="00DE6827"/>
    <w:rsid w:val="00DF08EE"/>
    <w:rsid w:val="00DF1FDD"/>
    <w:rsid w:val="00DF6975"/>
    <w:rsid w:val="00DF7981"/>
    <w:rsid w:val="00E161D1"/>
    <w:rsid w:val="00E263E4"/>
    <w:rsid w:val="00E27132"/>
    <w:rsid w:val="00E3598F"/>
    <w:rsid w:val="00E36543"/>
    <w:rsid w:val="00E367EA"/>
    <w:rsid w:val="00E406E4"/>
    <w:rsid w:val="00E4196C"/>
    <w:rsid w:val="00E43476"/>
    <w:rsid w:val="00E52FF3"/>
    <w:rsid w:val="00E60720"/>
    <w:rsid w:val="00E702AC"/>
    <w:rsid w:val="00E71305"/>
    <w:rsid w:val="00E74822"/>
    <w:rsid w:val="00E749BB"/>
    <w:rsid w:val="00E820EC"/>
    <w:rsid w:val="00E83066"/>
    <w:rsid w:val="00E86561"/>
    <w:rsid w:val="00E87281"/>
    <w:rsid w:val="00E914BD"/>
    <w:rsid w:val="00E914F6"/>
    <w:rsid w:val="00E91B20"/>
    <w:rsid w:val="00E97A7F"/>
    <w:rsid w:val="00EA1366"/>
    <w:rsid w:val="00EA4118"/>
    <w:rsid w:val="00EA4DC0"/>
    <w:rsid w:val="00EA4FF7"/>
    <w:rsid w:val="00EA5989"/>
    <w:rsid w:val="00EA73FE"/>
    <w:rsid w:val="00EB7A0C"/>
    <w:rsid w:val="00EC525B"/>
    <w:rsid w:val="00ED011B"/>
    <w:rsid w:val="00EE4001"/>
    <w:rsid w:val="00EE68F6"/>
    <w:rsid w:val="00EE7055"/>
    <w:rsid w:val="00EF7787"/>
    <w:rsid w:val="00F0089D"/>
    <w:rsid w:val="00F01895"/>
    <w:rsid w:val="00F01B20"/>
    <w:rsid w:val="00F029EF"/>
    <w:rsid w:val="00F02E1E"/>
    <w:rsid w:val="00F07B80"/>
    <w:rsid w:val="00F1095F"/>
    <w:rsid w:val="00F1200D"/>
    <w:rsid w:val="00F130CE"/>
    <w:rsid w:val="00F1367E"/>
    <w:rsid w:val="00F15A78"/>
    <w:rsid w:val="00F2284C"/>
    <w:rsid w:val="00F22D21"/>
    <w:rsid w:val="00F23966"/>
    <w:rsid w:val="00F2622D"/>
    <w:rsid w:val="00F35F4F"/>
    <w:rsid w:val="00F36D92"/>
    <w:rsid w:val="00F40F21"/>
    <w:rsid w:val="00F41E1D"/>
    <w:rsid w:val="00F42B70"/>
    <w:rsid w:val="00F4339D"/>
    <w:rsid w:val="00F43490"/>
    <w:rsid w:val="00F45498"/>
    <w:rsid w:val="00F52AEE"/>
    <w:rsid w:val="00F53467"/>
    <w:rsid w:val="00F61DB3"/>
    <w:rsid w:val="00F71D74"/>
    <w:rsid w:val="00F759BC"/>
    <w:rsid w:val="00F75C34"/>
    <w:rsid w:val="00F7698E"/>
    <w:rsid w:val="00F77A94"/>
    <w:rsid w:val="00F8224B"/>
    <w:rsid w:val="00F842D1"/>
    <w:rsid w:val="00F86630"/>
    <w:rsid w:val="00F97154"/>
    <w:rsid w:val="00FA6959"/>
    <w:rsid w:val="00FB2CE8"/>
    <w:rsid w:val="00FB5DF4"/>
    <w:rsid w:val="00FB7823"/>
    <w:rsid w:val="00FB7E1D"/>
    <w:rsid w:val="00FC20F0"/>
    <w:rsid w:val="00FC3CAD"/>
    <w:rsid w:val="00FC6A6A"/>
    <w:rsid w:val="00FC76A6"/>
    <w:rsid w:val="00FC7731"/>
    <w:rsid w:val="00FE00EA"/>
    <w:rsid w:val="00FE08AB"/>
    <w:rsid w:val="00FE24DF"/>
    <w:rsid w:val="00FE3D3B"/>
    <w:rsid w:val="00FE43FA"/>
    <w:rsid w:val="00FE592D"/>
    <w:rsid w:val="00FE7639"/>
    <w:rsid w:val="00FE7AE6"/>
    <w:rsid w:val="00FF2BEC"/>
    <w:rsid w:val="00F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0C1FF0D-4796-43D1-B891-6E1BEB2C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DIN-Light" w:eastAsia="文鼎新中黑" w:hAnsi="DIN-Light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Georgia" w:hAnsi="Georgia"/>
      <w:b/>
      <w:bCs/>
      <w:sz w:val="20"/>
    </w:rPr>
  </w:style>
  <w:style w:type="paragraph" w:styleId="3">
    <w:name w:val="heading 3"/>
    <w:basedOn w:val="a"/>
    <w:next w:val="a"/>
    <w:link w:val="30"/>
    <w:semiHidden/>
    <w:unhideWhenUsed/>
    <w:qFormat/>
    <w:rsid w:val="00F02E1E"/>
    <w:pPr>
      <w:keepNext/>
      <w:spacing w:line="720" w:lineRule="auto"/>
      <w:outlineLvl w:val="2"/>
    </w:pPr>
    <w:rPr>
      <w:rFonts w:ascii="Calibri Light" w:eastAsia="新細明體" w:hAnsi="Calibri Light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0"/>
  </w:style>
  <w:style w:type="character" w:styleId="a7">
    <w:name w:val="FollowedHyperlink"/>
    <w:rPr>
      <w:color w:val="800080"/>
      <w:u w:val="single"/>
    </w:rPr>
  </w:style>
  <w:style w:type="table" w:styleId="a8">
    <w:name w:val="Table Grid"/>
    <w:basedOn w:val="a1"/>
    <w:rsid w:val="004F5A77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a0"/>
    <w:rsid w:val="00C92AE0"/>
  </w:style>
  <w:style w:type="paragraph" w:customStyle="1" w:styleId="Default">
    <w:name w:val="Default"/>
    <w:rsid w:val="007B63C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0">
    <w:name w:val="標題 3 字元"/>
    <w:link w:val="3"/>
    <w:semiHidden/>
    <w:rsid w:val="00F02E1E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paragraph" w:styleId="a9">
    <w:name w:val="Balloon Text"/>
    <w:basedOn w:val="a"/>
    <w:link w:val="aa"/>
    <w:rsid w:val="0003317C"/>
    <w:rPr>
      <w:rFonts w:ascii="Segoe UI" w:hAnsi="Segoe UI" w:cs="Segoe UI"/>
      <w:sz w:val="18"/>
      <w:szCs w:val="18"/>
    </w:rPr>
  </w:style>
  <w:style w:type="character" w:customStyle="1" w:styleId="aa">
    <w:name w:val="註解方塊文字 字元"/>
    <w:link w:val="a9"/>
    <w:rsid w:val="0003317C"/>
    <w:rPr>
      <w:rFonts w:ascii="Segoe UI" w:eastAsia="文鼎新中黑" w:hAnsi="Segoe UI" w:cs="Segoe UI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8E9E4-6E12-4D2D-82D2-D1C6D4DF6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2005暑期遊學團</vt:lpstr>
    </vt:vector>
  </TitlesOfParts>
  <Company>SECS</Company>
  <LinksUpToDate>false</LinksUpToDate>
  <CharactersWithSpaces>5765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2005暑期遊學團</dc:title>
  <dc:subject/>
  <dc:creator>Sherlock Wang</dc:creator>
  <cp:keywords/>
  <cp:lastModifiedBy>Sherlock Wang</cp:lastModifiedBy>
  <cp:revision>71</cp:revision>
  <cp:lastPrinted>2014-04-09T22:40:00Z</cp:lastPrinted>
  <dcterms:created xsi:type="dcterms:W3CDTF">2014-06-24T00:53:00Z</dcterms:created>
  <dcterms:modified xsi:type="dcterms:W3CDTF">2014-06-24T20:52:00Z</dcterms:modified>
</cp:coreProperties>
</file>