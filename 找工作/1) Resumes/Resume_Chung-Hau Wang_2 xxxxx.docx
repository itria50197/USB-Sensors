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E98" w:rsidRPr="006C56B5" w:rsidRDefault="00A65E98" w:rsidP="001273CC">
      <w:pPr>
        <w:jc w:val="both"/>
        <w:rPr>
          <w:rFonts w:ascii="Times New Roman" w:eastAsia="新細明體" w:hAnsi="Times New Roman"/>
          <w:b/>
          <w:sz w:val="28"/>
        </w:rPr>
      </w:pPr>
      <w:r w:rsidRPr="006C56B5">
        <w:rPr>
          <w:rFonts w:ascii="Times New Roman" w:eastAsia="新細明體" w:hAnsi="Times New Roman"/>
          <w:b/>
          <w:sz w:val="28"/>
        </w:rPr>
        <w:t>Chung-Hau</w:t>
      </w:r>
      <w:r w:rsidR="00284C6E" w:rsidRPr="006C56B5">
        <w:rPr>
          <w:rFonts w:ascii="Times New Roman" w:eastAsia="新細明體" w:hAnsi="Times New Roman"/>
          <w:b/>
          <w:sz w:val="28"/>
        </w:rPr>
        <w:t xml:space="preserve"> Wang</w:t>
      </w:r>
    </w:p>
    <w:p w:rsidR="00A65E98" w:rsidRPr="006C56B5" w:rsidRDefault="000807BB" w:rsidP="001273CC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sz w:val="22"/>
        </w:rPr>
      </w:pPr>
      <w:r>
        <w:rPr>
          <w:rFonts w:ascii="Times New Roman" w:eastAsia="新細明體" w:hAnsi="Times New Roman"/>
          <w:sz w:val="22"/>
        </w:rPr>
        <w:t>26</w:t>
      </w:r>
      <w:r w:rsidR="008E7FD6">
        <w:rPr>
          <w:rFonts w:ascii="Times New Roman" w:eastAsia="新細明體" w:hAnsi="Times New Roman"/>
          <w:sz w:val="22"/>
        </w:rPr>
        <w:t>77 Ellendale Pl. Apt. 216</w:t>
      </w:r>
      <w:r>
        <w:rPr>
          <w:rFonts w:ascii="Times New Roman" w:eastAsia="新細明體" w:hAnsi="Times New Roman" w:hint="eastAsia"/>
          <w:sz w:val="22"/>
        </w:rPr>
        <w:t>．</w:t>
      </w:r>
      <w:r>
        <w:rPr>
          <w:rFonts w:ascii="Times New Roman" w:eastAsia="新細明體" w:hAnsi="Times New Roman"/>
          <w:sz w:val="22"/>
        </w:rPr>
        <w:t>Los Angeles, CA 90007</w:t>
      </w:r>
      <w:r>
        <w:rPr>
          <w:rFonts w:ascii="Times New Roman" w:eastAsia="新細明體" w:hAnsi="Times New Roman" w:hint="eastAsia"/>
          <w:sz w:val="22"/>
        </w:rPr>
        <w:t>．</w:t>
      </w:r>
      <w:r>
        <w:rPr>
          <w:rFonts w:ascii="Times New Roman" w:eastAsia="新細明體" w:hAnsi="Times New Roman"/>
          <w:sz w:val="22"/>
        </w:rPr>
        <w:t>(213)359-9740</w:t>
      </w:r>
      <w:r>
        <w:rPr>
          <w:rFonts w:ascii="Times New Roman" w:eastAsia="新細明體" w:hAnsi="Times New Roman" w:hint="eastAsia"/>
          <w:sz w:val="22"/>
        </w:rPr>
        <w:t>．</w:t>
      </w:r>
      <w:r>
        <w:rPr>
          <w:rFonts w:ascii="Times New Roman" w:eastAsia="新細明體" w:hAnsi="Times New Roman"/>
          <w:sz w:val="22"/>
        </w:rPr>
        <w:t>chunghau@usc.edu</w:t>
      </w:r>
    </w:p>
    <w:p w:rsidR="004208A9" w:rsidRPr="006C56B5" w:rsidRDefault="004208A9" w:rsidP="001273CC">
      <w:pPr>
        <w:rPr>
          <w:rFonts w:ascii="Times New Roman" w:eastAsia="新細明體" w:hAnsi="Times New Roman"/>
          <w:sz w:val="22"/>
          <w:szCs w:val="20"/>
        </w:rPr>
      </w:pPr>
    </w:p>
    <w:p w:rsidR="00A65E98" w:rsidRPr="006C56B5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E</w:t>
      </w:r>
      <w:r w:rsidR="001B00FD" w:rsidRPr="006C56B5">
        <w:rPr>
          <w:rFonts w:ascii="Times New Roman" w:eastAsia="新細明體" w:hAnsi="Times New Roman"/>
          <w:b/>
          <w:sz w:val="22"/>
          <w:szCs w:val="20"/>
        </w:rPr>
        <w:t>DUCATION</w:t>
      </w:r>
    </w:p>
    <w:p w:rsidR="009B31FF" w:rsidRPr="006C56B5" w:rsidRDefault="00360670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University of Southern California</w:t>
      </w:r>
      <w:r w:rsidR="00622340" w:rsidRPr="006C56B5">
        <w:rPr>
          <w:rFonts w:ascii="Times New Roman" w:eastAsia="新細明體" w:hAnsi="Times New Roman"/>
          <w:b/>
          <w:sz w:val="22"/>
          <w:szCs w:val="20"/>
        </w:rPr>
        <w:t xml:space="preserve"> (USC)</w:t>
      </w:r>
      <w:r w:rsidR="00625763" w:rsidRPr="006C56B5">
        <w:rPr>
          <w:rFonts w:ascii="Times New Roman" w:eastAsia="新細明體" w:hAnsi="Times New Roman"/>
          <w:b/>
          <w:sz w:val="22"/>
          <w:szCs w:val="20"/>
        </w:rPr>
        <w:t>,</w:t>
      </w:r>
      <w:r w:rsidR="00625763" w:rsidRPr="006C56B5">
        <w:rPr>
          <w:rFonts w:ascii="Times New Roman" w:eastAsia="新細明體" w:hAnsi="Times New Roman"/>
          <w:sz w:val="22"/>
          <w:szCs w:val="20"/>
        </w:rPr>
        <w:t xml:space="preserve"> Los Angeles, CA</w:t>
      </w:r>
      <w:r w:rsidR="00606EC7" w:rsidRPr="006C56B5">
        <w:rPr>
          <w:rFonts w:ascii="Times New Roman" w:eastAsia="新細明體" w:hAnsi="Times New Roman"/>
          <w:sz w:val="22"/>
          <w:szCs w:val="20"/>
        </w:rPr>
        <w:tab/>
        <w:t>Dec 2013</w:t>
      </w:r>
    </w:p>
    <w:p w:rsidR="006B52CC" w:rsidRPr="006C56B5" w:rsidRDefault="008A6897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Master </w:t>
      </w:r>
      <w:r w:rsidR="005469E8" w:rsidRPr="006C56B5">
        <w:rPr>
          <w:rFonts w:ascii="Times New Roman" w:eastAsia="新細明體" w:hAnsi="Times New Roman"/>
          <w:sz w:val="22"/>
          <w:szCs w:val="20"/>
        </w:rPr>
        <w:t xml:space="preserve">of Science, </w:t>
      </w:r>
      <w:r w:rsidRPr="006C56B5">
        <w:rPr>
          <w:rFonts w:ascii="Times New Roman" w:eastAsia="新細明體" w:hAnsi="Times New Roman"/>
          <w:sz w:val="22"/>
          <w:szCs w:val="20"/>
        </w:rPr>
        <w:t>Mechanical Engineering</w:t>
      </w:r>
      <w:r w:rsidR="00FA6959">
        <w:rPr>
          <w:rFonts w:ascii="Times New Roman" w:eastAsia="新細明體" w:hAnsi="Times New Roman"/>
          <w:sz w:val="22"/>
          <w:szCs w:val="20"/>
        </w:rPr>
        <w:t xml:space="preserve"> (Speci</w:t>
      </w:r>
      <w:r w:rsidR="00140D75">
        <w:rPr>
          <w:rFonts w:ascii="Times New Roman" w:eastAsia="新細明體" w:hAnsi="Times New Roman"/>
          <w:sz w:val="22"/>
          <w:szCs w:val="20"/>
        </w:rPr>
        <w:t>alized</w:t>
      </w:r>
      <w:r w:rsidR="00FA6959">
        <w:rPr>
          <w:rFonts w:ascii="Times New Roman" w:eastAsia="新細明體" w:hAnsi="Times New Roman"/>
          <w:sz w:val="22"/>
          <w:szCs w:val="20"/>
        </w:rPr>
        <w:t xml:space="preserve"> in Control and Design)</w:t>
      </w:r>
    </w:p>
    <w:p w:rsidR="003A6732" w:rsidRPr="006C56B5" w:rsidRDefault="003A6732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Jian Guo</w:t>
      </w:r>
      <w:r w:rsidR="00467A1A" w:rsidRPr="006C56B5">
        <w:rPr>
          <w:rFonts w:ascii="Times New Roman" w:eastAsia="新細明體" w:hAnsi="Times New Roman"/>
          <w:b/>
          <w:sz w:val="22"/>
          <w:szCs w:val="20"/>
        </w:rPr>
        <w:t xml:space="preserve"> </w:t>
      </w:r>
      <w:r w:rsidR="002850DA" w:rsidRPr="006C56B5">
        <w:rPr>
          <w:rFonts w:ascii="Times New Roman" w:eastAsia="新細明體" w:hAnsi="Times New Roman"/>
          <w:b/>
          <w:sz w:val="22"/>
          <w:szCs w:val="20"/>
        </w:rPr>
        <w:t>Educational Institution for Chinese Medicine</w:t>
      </w:r>
      <w:r w:rsidR="000E78CC" w:rsidRPr="006C56B5">
        <w:rPr>
          <w:rFonts w:ascii="Times New Roman" w:eastAsia="新細明體" w:hAnsi="Times New Roman"/>
          <w:b/>
          <w:sz w:val="22"/>
          <w:szCs w:val="20"/>
        </w:rPr>
        <w:t xml:space="preserve">, </w:t>
      </w:r>
      <w:r w:rsidR="000E78CC" w:rsidRPr="006C56B5">
        <w:rPr>
          <w:rFonts w:ascii="Times New Roman" w:eastAsia="新細明體" w:hAnsi="Times New Roman"/>
          <w:sz w:val="22"/>
          <w:szCs w:val="20"/>
        </w:rPr>
        <w:t>Taichung, Taiwan</w:t>
      </w:r>
      <w:r w:rsidR="00F23966" w:rsidRPr="006C56B5">
        <w:rPr>
          <w:rFonts w:ascii="Times New Roman" w:eastAsia="新細明體" w:hAnsi="Times New Roman"/>
          <w:sz w:val="22"/>
          <w:szCs w:val="20"/>
        </w:rPr>
        <w:tab/>
        <w:t>2008-2010</w:t>
      </w:r>
    </w:p>
    <w:p w:rsidR="000E78CC" w:rsidRPr="006C56B5" w:rsidRDefault="0054113F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>Student, Chinese Medicine</w:t>
      </w:r>
    </w:p>
    <w:p w:rsidR="00A65E98" w:rsidRPr="006C56B5" w:rsidRDefault="00A65E98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National Chung Cheng University</w:t>
      </w:r>
      <w:r w:rsidR="00042C83" w:rsidRPr="006C56B5">
        <w:rPr>
          <w:rFonts w:ascii="Times New Roman" w:eastAsia="新細明體" w:hAnsi="Times New Roman"/>
          <w:b/>
          <w:sz w:val="22"/>
          <w:szCs w:val="20"/>
        </w:rPr>
        <w:t xml:space="preserve"> (CCU)</w:t>
      </w:r>
      <w:r w:rsidRPr="006C56B5">
        <w:rPr>
          <w:rFonts w:ascii="Times New Roman" w:eastAsia="新細明體" w:hAnsi="Times New Roman"/>
          <w:b/>
          <w:sz w:val="22"/>
          <w:szCs w:val="20"/>
        </w:rPr>
        <w:t>,</w:t>
      </w:r>
      <w:r w:rsidRPr="006C56B5">
        <w:rPr>
          <w:rFonts w:ascii="Times New Roman" w:eastAsia="新細明體" w:hAnsi="Times New Roman"/>
          <w:sz w:val="22"/>
          <w:szCs w:val="20"/>
        </w:rPr>
        <w:t xml:space="preserve"> Chiayi, Taiwan</w:t>
      </w:r>
      <w:r w:rsidR="00067036" w:rsidRPr="006C56B5">
        <w:rPr>
          <w:rFonts w:ascii="Times New Roman" w:eastAsia="新細明體" w:hAnsi="Times New Roman"/>
          <w:sz w:val="22"/>
          <w:szCs w:val="20"/>
        </w:rPr>
        <w:tab/>
        <w:t>2007</w:t>
      </w:r>
    </w:p>
    <w:p w:rsidR="007840C8" w:rsidRDefault="00A65E98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>B</w:t>
      </w:r>
      <w:r w:rsidR="00517188" w:rsidRPr="006C56B5">
        <w:rPr>
          <w:rFonts w:ascii="Times New Roman" w:eastAsia="新細明體" w:hAnsi="Times New Roman"/>
          <w:sz w:val="22"/>
          <w:szCs w:val="20"/>
        </w:rPr>
        <w:t xml:space="preserve">achelor of Science, </w:t>
      </w:r>
      <w:r w:rsidRPr="006C56B5">
        <w:rPr>
          <w:rFonts w:ascii="Times New Roman" w:eastAsia="新細明體" w:hAnsi="Times New Roman"/>
          <w:sz w:val="22"/>
          <w:szCs w:val="20"/>
        </w:rPr>
        <w:t>Mechanical Engineering</w:t>
      </w:r>
    </w:p>
    <w:p w:rsidR="00D76D47" w:rsidRPr="00D76D47" w:rsidRDefault="00D76D47" w:rsidP="00D76D47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</w:rPr>
      </w:pPr>
      <w:r w:rsidRPr="00D76D47">
        <w:rPr>
          <w:rFonts w:ascii="Times New Roman" w:eastAsia="新細明體" w:hAnsi="Times New Roman"/>
          <w:b/>
          <w:sz w:val="22"/>
        </w:rPr>
        <w:t>Moscow Aerospace School’s 2005 Program,</w:t>
      </w:r>
      <w:r>
        <w:rPr>
          <w:rFonts w:ascii="Times New Roman" w:eastAsia="新細明體" w:hAnsi="Times New Roman"/>
          <w:sz w:val="22"/>
        </w:rPr>
        <w:t xml:space="preserve"> Russia</w:t>
      </w:r>
      <w:r>
        <w:rPr>
          <w:rFonts w:ascii="Times New Roman" w:eastAsia="新細明體" w:hAnsi="Times New Roman"/>
          <w:sz w:val="22"/>
        </w:rPr>
        <w:tab/>
        <w:t>Sep 2005</w:t>
      </w:r>
    </w:p>
    <w:p w:rsidR="00F0089D" w:rsidRPr="006C56B5" w:rsidRDefault="00F0089D" w:rsidP="001273CC">
      <w:pPr>
        <w:rPr>
          <w:rFonts w:ascii="Times New Roman" w:eastAsia="新細明體" w:hAnsi="Times New Roman"/>
          <w:sz w:val="22"/>
          <w:szCs w:val="20"/>
        </w:rPr>
      </w:pPr>
    </w:p>
    <w:p w:rsidR="007B1B81" w:rsidRPr="006C56B5" w:rsidRDefault="00932029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TECHNICAL</w:t>
      </w:r>
      <w:r w:rsidR="007B1B81" w:rsidRPr="006C56B5">
        <w:rPr>
          <w:rFonts w:ascii="Times New Roman" w:eastAsia="新細明體" w:hAnsi="Times New Roman"/>
          <w:b/>
          <w:sz w:val="22"/>
          <w:szCs w:val="20"/>
        </w:rPr>
        <w:t xml:space="preserve"> S</w:t>
      </w:r>
      <w:r w:rsidRPr="006C56B5">
        <w:rPr>
          <w:rFonts w:ascii="Times New Roman" w:eastAsia="新細明體" w:hAnsi="Times New Roman"/>
          <w:b/>
          <w:sz w:val="22"/>
          <w:szCs w:val="20"/>
        </w:rPr>
        <w:t>KILLS</w:t>
      </w:r>
    </w:p>
    <w:p w:rsidR="007B1B81" w:rsidRPr="006C56B5" w:rsidRDefault="00273507" w:rsidP="00883A39">
      <w:pPr>
        <w:tabs>
          <w:tab w:val="left" w:pos="1985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SolidWorks, </w:t>
      </w:r>
      <w:r w:rsidR="003A3571">
        <w:rPr>
          <w:rFonts w:ascii="Times New Roman" w:eastAsia="新細明體" w:hAnsi="Times New Roman"/>
          <w:sz w:val="22"/>
          <w:szCs w:val="20"/>
        </w:rPr>
        <w:t xml:space="preserve">CATIA, </w:t>
      </w:r>
      <w:r w:rsidRPr="006C56B5">
        <w:rPr>
          <w:rFonts w:ascii="Times New Roman" w:eastAsia="新細明體" w:hAnsi="Times New Roman"/>
          <w:sz w:val="22"/>
          <w:szCs w:val="20"/>
        </w:rPr>
        <w:t>MatLab, AutoCAD, Visual C++,</w:t>
      </w:r>
      <w:r>
        <w:rPr>
          <w:rFonts w:ascii="Times New Roman" w:eastAsia="新細明體" w:hAnsi="Times New Roman"/>
          <w:sz w:val="22"/>
          <w:szCs w:val="20"/>
        </w:rPr>
        <w:t xml:space="preserve"> </w:t>
      </w:r>
      <w:r w:rsidR="008D1A6C">
        <w:rPr>
          <w:rFonts w:ascii="Times New Roman" w:eastAsia="新細明體" w:hAnsi="Times New Roman"/>
          <w:sz w:val="22"/>
          <w:szCs w:val="20"/>
        </w:rPr>
        <w:t xml:space="preserve">Java, </w:t>
      </w:r>
      <w:r w:rsidRPr="006C56B5">
        <w:rPr>
          <w:rFonts w:ascii="Times New Roman" w:eastAsia="新細明體" w:hAnsi="Times New Roman"/>
          <w:sz w:val="22"/>
          <w:szCs w:val="20"/>
        </w:rPr>
        <w:t xml:space="preserve">Visual Basic, </w:t>
      </w:r>
      <w:r>
        <w:rPr>
          <w:rFonts w:ascii="Times New Roman" w:eastAsia="新細明體" w:hAnsi="Times New Roman"/>
          <w:sz w:val="22"/>
          <w:szCs w:val="20"/>
        </w:rPr>
        <w:t>Python</w:t>
      </w:r>
      <w:r w:rsidR="00883A39">
        <w:rPr>
          <w:rFonts w:ascii="Times New Roman" w:eastAsia="新細明體" w:hAnsi="Times New Roman"/>
          <w:sz w:val="22"/>
          <w:szCs w:val="20"/>
        </w:rPr>
        <w:t xml:space="preserve">, </w:t>
      </w:r>
      <w:r w:rsidR="00883A39" w:rsidRPr="006C56B5">
        <w:rPr>
          <w:rFonts w:ascii="Times New Roman" w:eastAsia="新細明體" w:hAnsi="Times New Roman"/>
          <w:sz w:val="22"/>
          <w:szCs w:val="20"/>
        </w:rPr>
        <w:t>Verilog</w:t>
      </w:r>
      <w:r w:rsidR="00883A39">
        <w:rPr>
          <w:rFonts w:ascii="Times New Roman" w:eastAsia="新細明體" w:hAnsi="Times New Roman"/>
          <w:sz w:val="22"/>
          <w:szCs w:val="20"/>
        </w:rPr>
        <w:t>, a</w:t>
      </w:r>
      <w:r w:rsidRPr="006C56B5">
        <w:rPr>
          <w:rFonts w:ascii="Times New Roman" w:eastAsia="新細明體" w:hAnsi="Times New Roman"/>
          <w:sz w:val="22"/>
          <w:szCs w:val="20"/>
        </w:rPr>
        <w:t>nd MS Office</w:t>
      </w:r>
    </w:p>
    <w:p w:rsidR="004208A9" w:rsidRPr="006C56B5" w:rsidRDefault="004208A9" w:rsidP="001273CC">
      <w:pPr>
        <w:rPr>
          <w:rFonts w:ascii="Times New Roman" w:eastAsia="新細明體" w:hAnsi="Times New Roman"/>
          <w:sz w:val="22"/>
          <w:szCs w:val="20"/>
        </w:rPr>
      </w:pPr>
    </w:p>
    <w:p w:rsidR="00A65E98" w:rsidRPr="006C56B5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W</w:t>
      </w:r>
      <w:r w:rsidR="008A4F7C" w:rsidRPr="006C56B5">
        <w:rPr>
          <w:rFonts w:ascii="Times New Roman" w:eastAsia="新細明體" w:hAnsi="Times New Roman"/>
          <w:b/>
          <w:sz w:val="22"/>
          <w:szCs w:val="20"/>
        </w:rPr>
        <w:t>ORK</w:t>
      </w:r>
      <w:r w:rsidRPr="006C56B5">
        <w:rPr>
          <w:rFonts w:ascii="Times New Roman" w:eastAsia="新細明體" w:hAnsi="Times New Roman"/>
          <w:b/>
          <w:sz w:val="22"/>
          <w:szCs w:val="20"/>
        </w:rPr>
        <w:t xml:space="preserve"> E</w:t>
      </w:r>
      <w:r w:rsidR="0059203D" w:rsidRPr="006C56B5">
        <w:rPr>
          <w:rFonts w:ascii="Times New Roman" w:eastAsia="新細明體" w:hAnsi="Times New Roman"/>
          <w:b/>
          <w:sz w:val="22"/>
          <w:szCs w:val="20"/>
        </w:rPr>
        <w:t>XPERIENCE</w:t>
      </w:r>
    </w:p>
    <w:p w:rsidR="006B302B" w:rsidRPr="006C56B5" w:rsidRDefault="00041635" w:rsidP="001273CC">
      <w:pPr>
        <w:tabs>
          <w:tab w:val="left" w:pos="1985"/>
          <w:tab w:val="left" w:pos="6719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Grader</w:t>
      </w:r>
      <w:r w:rsidR="00A52F5D" w:rsidRPr="006C56B5">
        <w:rPr>
          <w:rFonts w:ascii="Times New Roman" w:eastAsia="新細明體" w:hAnsi="Times New Roman"/>
          <w:b/>
          <w:sz w:val="22"/>
          <w:szCs w:val="20"/>
        </w:rPr>
        <w:t xml:space="preserve"> for Engineering Vibrations I</w:t>
      </w:r>
    </w:p>
    <w:p w:rsidR="007A221B" w:rsidRPr="006C56B5" w:rsidRDefault="00C4190B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USC,</w:t>
      </w:r>
      <w:r w:rsidRPr="006C56B5">
        <w:rPr>
          <w:rFonts w:ascii="Times New Roman" w:eastAsia="新細明體" w:hAnsi="Times New Roman"/>
          <w:sz w:val="22"/>
          <w:szCs w:val="20"/>
        </w:rPr>
        <w:t xml:space="preserve"> Los Angeles, CA</w:t>
      </w:r>
      <w:r w:rsidRPr="006C56B5">
        <w:rPr>
          <w:rFonts w:ascii="Times New Roman" w:eastAsia="新細明體" w:hAnsi="Times New Roman"/>
          <w:sz w:val="22"/>
          <w:szCs w:val="20"/>
        </w:rPr>
        <w:tab/>
        <w:t xml:space="preserve">Jan </w:t>
      </w:r>
      <w:r w:rsidR="00AE2283" w:rsidRPr="006C56B5">
        <w:rPr>
          <w:rFonts w:ascii="Times New Roman" w:eastAsia="新細明體" w:hAnsi="Times New Roman"/>
          <w:sz w:val="22"/>
          <w:szCs w:val="20"/>
        </w:rPr>
        <w:t>2013</w:t>
      </w:r>
      <w:r w:rsidR="008E1ECD" w:rsidRPr="006C56B5">
        <w:rPr>
          <w:rFonts w:ascii="Times New Roman" w:eastAsia="新細明體" w:hAnsi="Times New Roman"/>
          <w:sz w:val="22"/>
          <w:szCs w:val="20"/>
        </w:rPr>
        <w:t>-</w:t>
      </w:r>
      <w:r w:rsidRPr="006C56B5">
        <w:rPr>
          <w:rFonts w:ascii="Times New Roman" w:eastAsia="新細明體" w:hAnsi="Times New Roman"/>
          <w:sz w:val="22"/>
          <w:szCs w:val="20"/>
        </w:rPr>
        <w:t xml:space="preserve">May </w:t>
      </w:r>
      <w:r w:rsidR="004C6898" w:rsidRPr="006C56B5">
        <w:rPr>
          <w:rFonts w:ascii="Times New Roman" w:eastAsia="新細明體" w:hAnsi="Times New Roman"/>
          <w:sz w:val="22"/>
          <w:szCs w:val="20"/>
        </w:rPr>
        <w:t>2013</w:t>
      </w:r>
    </w:p>
    <w:p w:rsidR="005324E8" w:rsidRPr="006C56B5" w:rsidRDefault="00002F04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>Corrected the students’ home</w:t>
      </w:r>
      <w:r w:rsidR="00E263E4" w:rsidRPr="006C56B5">
        <w:rPr>
          <w:rFonts w:ascii="Times New Roman" w:eastAsia="新細明體" w:hAnsi="Times New Roman"/>
          <w:sz w:val="22"/>
          <w:szCs w:val="20"/>
        </w:rPr>
        <w:t>work</w:t>
      </w:r>
    </w:p>
    <w:p w:rsidR="0076072B" w:rsidRPr="006C56B5" w:rsidRDefault="00A65E98" w:rsidP="001273CC">
      <w:pPr>
        <w:tabs>
          <w:tab w:val="left" w:pos="1985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Directing Officer</w:t>
      </w:r>
      <w:r w:rsidR="00FE43FA" w:rsidRPr="006C56B5">
        <w:rPr>
          <w:rFonts w:ascii="Times New Roman" w:eastAsia="新細明體" w:hAnsi="Times New Roman"/>
          <w:b/>
          <w:sz w:val="22"/>
          <w:szCs w:val="20"/>
        </w:rPr>
        <w:t xml:space="preserve"> (Military Service)</w:t>
      </w:r>
    </w:p>
    <w:p w:rsidR="00A65E98" w:rsidRPr="006C56B5" w:rsidRDefault="00A65E98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Level A Ordnance Repair Depot, Combined Logistics Command, DOD</w:t>
      </w:r>
      <w:r w:rsidR="00CB79EE" w:rsidRPr="006C56B5">
        <w:rPr>
          <w:rFonts w:ascii="Times New Roman" w:eastAsia="新細明體" w:hAnsi="Times New Roman"/>
          <w:b/>
          <w:sz w:val="22"/>
          <w:szCs w:val="20"/>
        </w:rPr>
        <w:t>,</w:t>
      </w:r>
      <w:r w:rsidR="00CB79EE" w:rsidRPr="006C56B5">
        <w:rPr>
          <w:rFonts w:ascii="Times New Roman" w:eastAsia="新細明體" w:hAnsi="Times New Roman"/>
          <w:sz w:val="22"/>
          <w:szCs w:val="20"/>
        </w:rPr>
        <w:t xml:space="preserve"> </w:t>
      </w:r>
      <w:r w:rsidRPr="006C56B5">
        <w:rPr>
          <w:rFonts w:ascii="Times New Roman" w:eastAsia="新細明體" w:hAnsi="Times New Roman"/>
          <w:sz w:val="22"/>
          <w:szCs w:val="20"/>
        </w:rPr>
        <w:t>Taiwan</w:t>
      </w:r>
      <w:r w:rsidR="00106ED1" w:rsidRPr="006C56B5">
        <w:rPr>
          <w:rFonts w:ascii="Times New Roman" w:eastAsia="新細明體" w:hAnsi="Times New Roman"/>
          <w:sz w:val="22"/>
          <w:szCs w:val="20"/>
        </w:rPr>
        <w:tab/>
      </w:r>
      <w:r w:rsidR="00240CAE" w:rsidRPr="006C56B5">
        <w:rPr>
          <w:rFonts w:ascii="Times New Roman" w:eastAsia="新細明體" w:hAnsi="Times New Roman"/>
          <w:sz w:val="22"/>
          <w:szCs w:val="20"/>
        </w:rPr>
        <w:t>Jul 2007-Jun 2008</w:t>
      </w:r>
    </w:p>
    <w:p w:rsidR="00850BBA" w:rsidRPr="007D42C8" w:rsidRDefault="007D42C8" w:rsidP="00C81D82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0"/>
        </w:rPr>
      </w:pPr>
      <w:r w:rsidRPr="007D42C8">
        <w:rPr>
          <w:rFonts w:ascii="Times New Roman" w:eastAsia="新細明體" w:hAnsi="Times New Roman"/>
          <w:sz w:val="22"/>
          <w:szCs w:val="20"/>
        </w:rPr>
        <w:t>Managed the repair technicians and m</w:t>
      </w:r>
      <w:r w:rsidR="00A65E98" w:rsidRPr="007D42C8">
        <w:rPr>
          <w:rFonts w:ascii="Times New Roman" w:eastAsia="新細明體" w:hAnsi="Times New Roman"/>
          <w:sz w:val="22"/>
          <w:szCs w:val="20"/>
        </w:rPr>
        <w:t>aint</w:t>
      </w:r>
      <w:r w:rsidR="00C53727" w:rsidRPr="007D42C8">
        <w:rPr>
          <w:rFonts w:ascii="Times New Roman" w:eastAsia="新細明體" w:hAnsi="Times New Roman"/>
          <w:sz w:val="22"/>
          <w:szCs w:val="20"/>
        </w:rPr>
        <w:t>ained</w:t>
      </w:r>
      <w:r w:rsidR="00A65E98" w:rsidRPr="007D42C8">
        <w:rPr>
          <w:rFonts w:ascii="Times New Roman" w:eastAsia="新細明體" w:hAnsi="Times New Roman"/>
          <w:sz w:val="22"/>
          <w:szCs w:val="20"/>
        </w:rPr>
        <w:t xml:space="preserve"> </w:t>
      </w:r>
      <w:r w:rsidR="00C53727" w:rsidRPr="007D42C8">
        <w:rPr>
          <w:rFonts w:ascii="Times New Roman" w:eastAsia="新細明體" w:hAnsi="Times New Roman"/>
          <w:sz w:val="22"/>
          <w:szCs w:val="20"/>
        </w:rPr>
        <w:t xml:space="preserve">the </w:t>
      </w:r>
      <w:r w:rsidR="00A65E98" w:rsidRPr="007D42C8">
        <w:rPr>
          <w:rFonts w:ascii="Times New Roman" w:eastAsia="新細明體" w:hAnsi="Times New Roman"/>
          <w:sz w:val="22"/>
          <w:szCs w:val="20"/>
        </w:rPr>
        <w:t>armament (rifle, artillery, telescopes, etc.)</w:t>
      </w:r>
    </w:p>
    <w:p w:rsidR="00F7698E" w:rsidRPr="006C56B5" w:rsidRDefault="00F7698E" w:rsidP="001273CC">
      <w:pPr>
        <w:tabs>
          <w:tab w:val="left" w:pos="2127"/>
        </w:tabs>
        <w:rPr>
          <w:rFonts w:ascii="Times New Roman" w:eastAsia="新細明體" w:hAnsi="Times New Roman"/>
          <w:sz w:val="22"/>
        </w:rPr>
      </w:pPr>
    </w:p>
    <w:p w:rsidR="00E60720" w:rsidRPr="006C56B5" w:rsidRDefault="00C06C7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P</w:t>
      </w:r>
      <w:r w:rsidR="00795518" w:rsidRPr="006C56B5">
        <w:rPr>
          <w:rFonts w:ascii="Times New Roman" w:eastAsia="新細明體" w:hAnsi="Times New Roman"/>
          <w:b/>
          <w:sz w:val="22"/>
          <w:szCs w:val="20"/>
        </w:rPr>
        <w:t>ROJECT EXPERIENCE</w:t>
      </w:r>
    </w:p>
    <w:p w:rsidR="00E87281" w:rsidRPr="006C56B5" w:rsidRDefault="008E16BE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Regenerative Speed Reducer</w:t>
      </w:r>
      <w:r w:rsidR="00CC0D49" w:rsidRPr="006C56B5">
        <w:rPr>
          <w:rFonts w:ascii="Times New Roman" w:eastAsia="新細明體" w:hAnsi="Times New Roman"/>
          <w:b/>
          <w:sz w:val="22"/>
          <w:szCs w:val="20"/>
        </w:rPr>
        <w:t xml:space="preserve"> (RSR)</w:t>
      </w:r>
      <w:r w:rsidRPr="006C56B5">
        <w:rPr>
          <w:rFonts w:ascii="Times New Roman" w:eastAsia="新細明體" w:hAnsi="Times New Roman"/>
          <w:b/>
          <w:sz w:val="22"/>
          <w:szCs w:val="20"/>
        </w:rPr>
        <w:t>:</w:t>
      </w:r>
    </w:p>
    <w:p w:rsidR="006F292A" w:rsidRPr="005D0E59" w:rsidRDefault="005D0E59" w:rsidP="001273CC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0"/>
        </w:rPr>
      </w:pPr>
      <w:r>
        <w:rPr>
          <w:rFonts w:ascii="Times New Roman" w:eastAsia="新細明體" w:hAnsi="Times New Roman" w:hint="eastAsia"/>
          <w:sz w:val="22"/>
          <w:szCs w:val="20"/>
        </w:rPr>
        <w:t xml:space="preserve">This project </w:t>
      </w:r>
      <w:ins w:id="0" w:author="Michael Hwang" w:date="2014-06-22T20:24:00Z">
        <w:r w:rsidR="00CF0095">
          <w:rPr>
            <w:rFonts w:ascii="Times New Roman" w:eastAsia="新細明體" w:hAnsi="Times New Roman"/>
            <w:sz w:val="22"/>
            <w:szCs w:val="20"/>
          </w:rPr>
          <w:t>was</w:t>
        </w:r>
      </w:ins>
      <w:del w:id="1" w:author="Michael Hwang" w:date="2014-06-22T20:24:00Z">
        <w:r w:rsidDel="00CF0095">
          <w:rPr>
            <w:rFonts w:ascii="Times New Roman" w:eastAsia="新細明體" w:hAnsi="Times New Roman" w:hint="eastAsia"/>
            <w:sz w:val="22"/>
            <w:szCs w:val="20"/>
          </w:rPr>
          <w:delText>is</w:delText>
        </w:r>
      </w:del>
      <w:r>
        <w:rPr>
          <w:rFonts w:ascii="Times New Roman" w:eastAsia="新細明體" w:hAnsi="Times New Roman" w:hint="eastAsia"/>
          <w:sz w:val="22"/>
          <w:szCs w:val="20"/>
        </w:rPr>
        <w:t xml:space="preserve"> to </w:t>
      </w:r>
      <w:r>
        <w:rPr>
          <w:rFonts w:ascii="Times New Roman" w:eastAsia="新細明體" w:hAnsi="Times New Roman"/>
          <w:sz w:val="22"/>
          <w:szCs w:val="20"/>
        </w:rPr>
        <w:t xml:space="preserve">design a device to </w:t>
      </w:r>
      <w:r>
        <w:rPr>
          <w:rFonts w:ascii="Times New Roman" w:eastAsia="新細明體" w:hAnsi="Times New Roman" w:hint="eastAsia"/>
          <w:sz w:val="22"/>
          <w:szCs w:val="20"/>
        </w:rPr>
        <w:t xml:space="preserve">collect and transform </w:t>
      </w:r>
      <w:r>
        <w:rPr>
          <w:rFonts w:ascii="Times New Roman" w:eastAsia="新細明體" w:hAnsi="Times New Roman"/>
          <w:sz w:val="22"/>
          <w:szCs w:val="20"/>
        </w:rPr>
        <w:t xml:space="preserve">vehicle’s </w:t>
      </w:r>
      <w:r>
        <w:rPr>
          <w:rFonts w:ascii="Times New Roman" w:eastAsia="新細明體" w:hAnsi="Times New Roman" w:hint="eastAsia"/>
          <w:sz w:val="22"/>
          <w:szCs w:val="20"/>
        </w:rPr>
        <w:t>kinetic energy to electrical power</w:t>
      </w:r>
      <w:ins w:id="2" w:author="Michael Hwang" w:date="2014-06-22T20:26:00Z">
        <w:r w:rsidR="00CF0095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F15A78" w:rsidRPr="006C56B5" w:rsidRDefault="008F3EB8" w:rsidP="00F029E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0"/>
        </w:rPr>
      </w:pPr>
      <w:del w:id="3" w:author="Michael Hwang" w:date="2014-06-22T20:25:00Z">
        <w:r w:rsidDel="00CF0095">
          <w:rPr>
            <w:rFonts w:ascii="Times New Roman" w:eastAsia="新細明體" w:hAnsi="Times New Roman"/>
            <w:sz w:val="22"/>
            <w:szCs w:val="20"/>
          </w:rPr>
          <w:delText>Acted the team leader;</w:delText>
        </w:r>
      </w:del>
      <w:ins w:id="4" w:author="Michael Hwang" w:date="2014-06-22T20:25:00Z">
        <w:r w:rsidR="00CF0095">
          <w:rPr>
            <w:rFonts w:ascii="Times New Roman" w:eastAsia="新細明體" w:hAnsi="Times New Roman"/>
            <w:sz w:val="22"/>
            <w:szCs w:val="20"/>
          </w:rPr>
          <w:t>Led the team to design</w:t>
        </w:r>
      </w:ins>
      <w:r>
        <w:rPr>
          <w:rFonts w:ascii="Times New Roman" w:eastAsia="新細明體" w:hAnsi="Times New Roman"/>
          <w:sz w:val="22"/>
          <w:szCs w:val="20"/>
        </w:rPr>
        <w:t xml:space="preserve"> </w:t>
      </w:r>
      <w:del w:id="5" w:author="Michael Hwang" w:date="2014-06-22T20:49:00Z">
        <w:r w:rsidDel="001B35C0">
          <w:rPr>
            <w:rFonts w:ascii="Times New Roman" w:eastAsia="新細明體" w:hAnsi="Times New Roman"/>
            <w:sz w:val="22"/>
            <w:szCs w:val="20"/>
          </w:rPr>
          <w:delText>d</w:delText>
        </w:r>
        <w:r w:rsidR="008F66BD" w:rsidRPr="006C56B5" w:rsidDel="001B35C0">
          <w:rPr>
            <w:rFonts w:ascii="Times New Roman" w:eastAsia="新細明體" w:hAnsi="Times New Roman"/>
            <w:sz w:val="22"/>
            <w:szCs w:val="20"/>
          </w:rPr>
          <w:delText>esign</w:delText>
        </w:r>
      </w:del>
      <w:del w:id="6" w:author="Michael Hwang" w:date="2014-06-22T20:26:00Z">
        <w:r w:rsidR="003E73EA" w:rsidRPr="006C56B5" w:rsidDel="00CF0095">
          <w:rPr>
            <w:rFonts w:ascii="Times New Roman" w:eastAsia="新細明體" w:hAnsi="Times New Roman"/>
            <w:sz w:val="22"/>
            <w:szCs w:val="20"/>
          </w:rPr>
          <w:delText>ed</w:delText>
        </w:r>
      </w:del>
      <w:r w:rsidR="008F66BD" w:rsidRPr="006C56B5">
        <w:rPr>
          <w:rFonts w:ascii="Times New Roman" w:eastAsia="新細明體" w:hAnsi="Times New Roman"/>
          <w:sz w:val="22"/>
          <w:szCs w:val="20"/>
        </w:rPr>
        <w:t xml:space="preserve"> the prototypes</w:t>
      </w:r>
      <w:ins w:id="7" w:author="Michael Hwang" w:date="2014-06-22T20:26:00Z">
        <w:r w:rsidR="00CF0095">
          <w:rPr>
            <w:rFonts w:ascii="Times New Roman" w:eastAsia="新細明體" w:hAnsi="Times New Roman"/>
            <w:sz w:val="22"/>
            <w:szCs w:val="20"/>
          </w:rPr>
          <w:t>,</w:t>
        </w:r>
      </w:ins>
      <w:r w:rsidR="00540410">
        <w:rPr>
          <w:rFonts w:ascii="Times New Roman" w:eastAsia="新細明體" w:hAnsi="Times New Roman"/>
          <w:sz w:val="22"/>
          <w:szCs w:val="20"/>
        </w:rPr>
        <w:t xml:space="preserve"> </w:t>
      </w:r>
      <w:del w:id="8" w:author="Michael Hwang" w:date="2014-06-22T20:26:00Z">
        <w:r w:rsidR="00540410" w:rsidDel="00CF0095">
          <w:rPr>
            <w:rFonts w:ascii="Times New Roman" w:eastAsia="新細明體" w:hAnsi="Times New Roman"/>
            <w:sz w:val="22"/>
            <w:szCs w:val="20"/>
          </w:rPr>
          <w:delText>and configuration</w:delText>
        </w:r>
      </w:del>
      <w:ins w:id="9" w:author="Michael Hwang" w:date="2014-06-22T20:26:00Z">
        <w:r w:rsidR="00CF0095">
          <w:rPr>
            <w:rFonts w:ascii="Times New Roman" w:eastAsia="新細明體" w:hAnsi="Times New Roman"/>
            <w:sz w:val="22"/>
            <w:szCs w:val="20"/>
          </w:rPr>
          <w:t xml:space="preserve"> configure</w:t>
        </w:r>
      </w:ins>
      <w:r w:rsidR="00540410">
        <w:rPr>
          <w:rFonts w:ascii="Times New Roman" w:eastAsia="新細明體" w:hAnsi="Times New Roman"/>
          <w:sz w:val="22"/>
          <w:szCs w:val="20"/>
        </w:rPr>
        <w:t>,</w:t>
      </w:r>
      <w:r w:rsidR="005F10FA">
        <w:rPr>
          <w:rFonts w:ascii="Times New Roman" w:eastAsia="新細明體" w:hAnsi="Times New Roman"/>
          <w:sz w:val="22"/>
          <w:szCs w:val="20"/>
        </w:rPr>
        <w:t xml:space="preserve"> </w:t>
      </w:r>
      <w:r w:rsidR="00C15AC8" w:rsidRPr="006C56B5">
        <w:rPr>
          <w:rFonts w:ascii="Times New Roman" w:eastAsia="新細明體" w:hAnsi="Times New Roman"/>
          <w:sz w:val="22"/>
          <w:szCs w:val="20"/>
        </w:rPr>
        <w:t xml:space="preserve">and </w:t>
      </w:r>
      <w:r w:rsidR="005F10FA">
        <w:rPr>
          <w:rFonts w:ascii="Times New Roman" w:eastAsia="新細明體" w:hAnsi="Times New Roman"/>
          <w:sz w:val="22"/>
          <w:szCs w:val="20"/>
        </w:rPr>
        <w:t>determine</w:t>
      </w:r>
      <w:del w:id="10" w:author="Michael Hwang" w:date="2014-06-22T20:50:00Z">
        <w:r w:rsidR="005F10FA" w:rsidDel="001B35C0">
          <w:rPr>
            <w:rFonts w:ascii="Times New Roman" w:eastAsia="新細明體" w:hAnsi="Times New Roman"/>
            <w:sz w:val="22"/>
            <w:szCs w:val="20"/>
          </w:rPr>
          <w:delText>d</w:delText>
        </w:r>
      </w:del>
      <w:r w:rsidR="005F10FA">
        <w:rPr>
          <w:rFonts w:ascii="Times New Roman" w:eastAsia="新細明體" w:hAnsi="Times New Roman"/>
          <w:sz w:val="22"/>
          <w:szCs w:val="20"/>
        </w:rPr>
        <w:t xml:space="preserve"> </w:t>
      </w:r>
      <w:r w:rsidR="00350B30" w:rsidRPr="006C56B5">
        <w:rPr>
          <w:rFonts w:ascii="Times New Roman" w:eastAsia="新細明體" w:hAnsi="Times New Roman"/>
          <w:sz w:val="22"/>
          <w:szCs w:val="20"/>
        </w:rPr>
        <w:t xml:space="preserve">the </w:t>
      </w:r>
      <w:r w:rsidR="00D71B8B">
        <w:rPr>
          <w:rFonts w:ascii="Times New Roman" w:eastAsia="新細明體" w:hAnsi="Times New Roman"/>
          <w:sz w:val="22"/>
          <w:szCs w:val="20"/>
        </w:rPr>
        <w:t>part</w:t>
      </w:r>
      <w:r w:rsidR="005F10FA">
        <w:rPr>
          <w:rFonts w:ascii="Times New Roman" w:eastAsia="新細明體" w:hAnsi="Times New Roman"/>
          <w:sz w:val="22"/>
          <w:szCs w:val="20"/>
        </w:rPr>
        <w:t xml:space="preserve">s’ </w:t>
      </w:r>
      <w:r w:rsidR="00350B30" w:rsidRPr="006C56B5">
        <w:rPr>
          <w:rFonts w:ascii="Times New Roman" w:eastAsia="新細明體" w:hAnsi="Times New Roman"/>
          <w:sz w:val="22"/>
          <w:szCs w:val="20"/>
        </w:rPr>
        <w:t>materials</w:t>
      </w:r>
      <w:ins w:id="11" w:author="Michael Hwang" w:date="2014-06-22T20:26:00Z">
        <w:r w:rsidR="00CF0095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9221EA" w:rsidRPr="00736752" w:rsidRDefault="009D64E8" w:rsidP="0013020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Analyzed the model by </w:t>
      </w:r>
      <w:r w:rsidR="00F86630" w:rsidRPr="006C56B5">
        <w:rPr>
          <w:rFonts w:ascii="Times New Roman" w:eastAsia="新細明體" w:hAnsi="Times New Roman"/>
          <w:sz w:val="22"/>
          <w:szCs w:val="20"/>
        </w:rPr>
        <w:t>finite element analysis</w:t>
      </w:r>
      <w:r w:rsidR="0042568C">
        <w:rPr>
          <w:rFonts w:ascii="Times New Roman" w:eastAsia="新細明體" w:hAnsi="Times New Roman"/>
          <w:sz w:val="22"/>
          <w:szCs w:val="20"/>
        </w:rPr>
        <w:t xml:space="preserve"> (FEA)</w:t>
      </w:r>
      <w:r w:rsidR="00725EAE" w:rsidRPr="006C56B5">
        <w:rPr>
          <w:rFonts w:ascii="Times New Roman" w:eastAsia="新細明體" w:hAnsi="Times New Roman"/>
          <w:sz w:val="22"/>
          <w:szCs w:val="20"/>
        </w:rPr>
        <w:t xml:space="preserve"> with SolidWorks</w:t>
      </w:r>
      <w:r w:rsidR="004679B0">
        <w:rPr>
          <w:rFonts w:ascii="Times New Roman" w:eastAsia="新細明體" w:hAnsi="Times New Roman"/>
          <w:sz w:val="22"/>
          <w:szCs w:val="20"/>
        </w:rPr>
        <w:t xml:space="preserve"> and CATIA</w:t>
      </w:r>
      <w:ins w:id="12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736752" w:rsidRPr="006C56B5" w:rsidRDefault="00736752" w:rsidP="0013020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</w:rPr>
      </w:pPr>
      <w:r>
        <w:rPr>
          <w:rFonts w:ascii="Times New Roman" w:eastAsia="新細明體" w:hAnsi="Times New Roman"/>
          <w:sz w:val="22"/>
          <w:szCs w:val="20"/>
        </w:rPr>
        <w:t>Earned</w:t>
      </w:r>
      <w:r w:rsidR="008B657A">
        <w:rPr>
          <w:rFonts w:ascii="Times New Roman" w:eastAsia="新細明體" w:hAnsi="Times New Roman"/>
          <w:sz w:val="22"/>
          <w:szCs w:val="20"/>
        </w:rPr>
        <w:t xml:space="preserve"> A level grade</w:t>
      </w:r>
      <w:r>
        <w:rPr>
          <w:rFonts w:ascii="Times New Roman" w:eastAsia="新細明體" w:hAnsi="Times New Roman"/>
          <w:sz w:val="22"/>
          <w:szCs w:val="20"/>
        </w:rPr>
        <w:t xml:space="preserve"> in the class</w:t>
      </w:r>
      <w:ins w:id="13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070616" w:rsidRPr="006C56B5" w:rsidRDefault="007D7E8E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0"/>
        </w:rPr>
      </w:pPr>
      <w:r w:rsidRPr="00781D0A">
        <w:rPr>
          <w:rFonts w:ascii="Times New Roman" w:eastAsia="新細明體" w:hAnsi="Times New Roman"/>
          <w:b/>
          <w:sz w:val="22"/>
          <w:szCs w:val="20"/>
        </w:rPr>
        <w:t>Computer-Aided Design of Mechanical Systems</w:t>
      </w:r>
    </w:p>
    <w:p w:rsidR="00241D93" w:rsidRPr="006C56B5" w:rsidRDefault="00026A61" w:rsidP="001273CC">
      <w:pPr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This project </w:t>
      </w:r>
      <w:del w:id="14" w:author="Michael Hwang" w:date="2014-06-22T20:27:00Z">
        <w:r w:rsidRPr="006C56B5" w:rsidDel="00CF0095">
          <w:rPr>
            <w:rFonts w:ascii="Times New Roman" w:eastAsia="新細明體" w:hAnsi="Times New Roman"/>
            <w:sz w:val="22"/>
            <w:szCs w:val="20"/>
          </w:rPr>
          <w:delText xml:space="preserve">is </w:delText>
        </w:r>
      </w:del>
      <w:ins w:id="15" w:author="Michael Hwang" w:date="2014-06-22T20:27:00Z">
        <w:r w:rsidR="00CF0095">
          <w:rPr>
            <w:rFonts w:ascii="Times New Roman" w:eastAsia="新細明體" w:hAnsi="Times New Roman"/>
            <w:sz w:val="22"/>
            <w:szCs w:val="20"/>
          </w:rPr>
          <w:t>was</w:t>
        </w:r>
        <w:r w:rsidR="00CF0095"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Pr="006C56B5">
        <w:rPr>
          <w:rFonts w:ascii="Times New Roman" w:eastAsia="新細明體" w:hAnsi="Times New Roman"/>
          <w:sz w:val="22"/>
          <w:szCs w:val="20"/>
        </w:rPr>
        <w:t>to a</w:t>
      </w:r>
      <w:r w:rsidR="00241D93" w:rsidRPr="006C56B5">
        <w:rPr>
          <w:rFonts w:ascii="Times New Roman" w:eastAsia="新細明體" w:hAnsi="Times New Roman"/>
          <w:sz w:val="22"/>
          <w:szCs w:val="20"/>
        </w:rPr>
        <w:t>nalyze different models</w:t>
      </w:r>
      <w:r w:rsidR="00BB3FF9" w:rsidRPr="006C56B5">
        <w:rPr>
          <w:rFonts w:ascii="Times New Roman" w:eastAsia="新細明體" w:hAnsi="Times New Roman"/>
          <w:sz w:val="22"/>
          <w:szCs w:val="20"/>
        </w:rPr>
        <w:t xml:space="preserve"> by</w:t>
      </w:r>
      <w:r w:rsidR="00C85D07">
        <w:rPr>
          <w:rFonts w:ascii="Times New Roman" w:eastAsia="新細明體" w:hAnsi="Times New Roman"/>
          <w:sz w:val="22"/>
          <w:szCs w:val="20"/>
        </w:rPr>
        <w:t xml:space="preserve"> </w:t>
      </w:r>
      <w:r w:rsidR="00BB3FF9" w:rsidRPr="006C56B5">
        <w:rPr>
          <w:rFonts w:ascii="Times New Roman" w:eastAsia="新細明體" w:hAnsi="Times New Roman"/>
          <w:sz w:val="22"/>
          <w:szCs w:val="20"/>
        </w:rPr>
        <w:t>FEA</w:t>
      </w:r>
      <w:r w:rsidR="00241D93" w:rsidRPr="006C56B5">
        <w:rPr>
          <w:rFonts w:ascii="Times New Roman" w:eastAsia="新細明體" w:hAnsi="Times New Roman"/>
          <w:sz w:val="22"/>
          <w:szCs w:val="20"/>
        </w:rPr>
        <w:t xml:space="preserve"> with SolidWorks</w:t>
      </w:r>
      <w:r w:rsidR="004679B0">
        <w:rPr>
          <w:rFonts w:ascii="Times New Roman" w:eastAsia="新細明體" w:hAnsi="Times New Roman"/>
          <w:sz w:val="22"/>
          <w:szCs w:val="20"/>
        </w:rPr>
        <w:t xml:space="preserve"> and CATIA</w:t>
      </w:r>
      <w:ins w:id="16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6D204A" w:rsidRPr="00415A9F" w:rsidRDefault="00CF0095" w:rsidP="006D204A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</w:rPr>
      </w:pPr>
      <w:ins w:id="17" w:author="Michael Hwang" w:date="2014-06-22T20:27:00Z">
        <w:r>
          <w:rPr>
            <w:rFonts w:ascii="Times New Roman" w:eastAsia="新細明體" w:hAnsi="Times New Roman"/>
            <w:sz w:val="22"/>
            <w:szCs w:val="20"/>
          </w:rPr>
          <w:t>Led the team to analyze</w:t>
        </w:r>
      </w:ins>
      <w:del w:id="18" w:author="Michael Hwang" w:date="2014-06-22T20:27:00Z">
        <w:r w:rsidR="00951A60" w:rsidRPr="006C56B5" w:rsidDel="00CF0095">
          <w:rPr>
            <w:rFonts w:ascii="Times New Roman" w:eastAsia="新細明體" w:hAnsi="Times New Roman"/>
            <w:sz w:val="22"/>
            <w:szCs w:val="20"/>
          </w:rPr>
          <w:delText>Analyzed</w:delText>
        </w:r>
      </w:del>
      <w:r w:rsidR="00951A60" w:rsidRPr="006C56B5">
        <w:rPr>
          <w:rFonts w:ascii="Times New Roman" w:eastAsia="新細明體" w:hAnsi="Times New Roman"/>
          <w:sz w:val="22"/>
          <w:szCs w:val="20"/>
        </w:rPr>
        <w:t xml:space="preserve"> the stress</w:t>
      </w:r>
      <w:r w:rsidR="00772D39" w:rsidRPr="006C56B5">
        <w:rPr>
          <w:rFonts w:ascii="Times New Roman" w:eastAsia="新細明體" w:hAnsi="Times New Roman"/>
          <w:sz w:val="22"/>
          <w:szCs w:val="20"/>
        </w:rPr>
        <w:t>/</w:t>
      </w:r>
      <w:r w:rsidR="004B64FC">
        <w:rPr>
          <w:rFonts w:ascii="Times New Roman" w:eastAsia="新細明體" w:hAnsi="Times New Roman"/>
          <w:sz w:val="22"/>
          <w:szCs w:val="20"/>
        </w:rPr>
        <w:t>strain</w:t>
      </w:r>
      <w:r w:rsidR="00951A60" w:rsidRPr="006C56B5">
        <w:rPr>
          <w:rFonts w:ascii="Times New Roman" w:eastAsia="新細明體" w:hAnsi="Times New Roman"/>
          <w:sz w:val="22"/>
          <w:szCs w:val="20"/>
        </w:rPr>
        <w:t xml:space="preserve"> and their distributions</w:t>
      </w:r>
      <w:del w:id="19" w:author="Michael Hwang" w:date="2014-06-22T20:28:00Z">
        <w:r w:rsidR="00772D39" w:rsidRPr="006C56B5" w:rsidDel="00CF0095">
          <w:rPr>
            <w:rFonts w:ascii="Times New Roman" w:eastAsia="新細明體" w:hAnsi="Times New Roman"/>
            <w:sz w:val="22"/>
            <w:szCs w:val="20"/>
          </w:rPr>
          <w:delText xml:space="preserve">, </w:delText>
        </w:r>
      </w:del>
      <w:ins w:id="20" w:author="Michael Hwang" w:date="2014-06-22T20:28:00Z">
        <w:r>
          <w:rPr>
            <w:rFonts w:ascii="Times New Roman" w:eastAsia="新細明體" w:hAnsi="Times New Roman"/>
            <w:sz w:val="22"/>
            <w:szCs w:val="20"/>
          </w:rPr>
          <w:t>;</w:t>
        </w:r>
        <w:r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="00772D39" w:rsidRPr="006C56B5">
        <w:rPr>
          <w:rFonts w:ascii="Times New Roman" w:eastAsia="新細明體" w:hAnsi="Times New Roman"/>
          <w:sz w:val="22"/>
          <w:szCs w:val="20"/>
        </w:rPr>
        <w:t>the vibration natural frequencies and the corresponding vibration modes</w:t>
      </w:r>
      <w:del w:id="21" w:author="Michael Hwang" w:date="2014-06-22T20:28:00Z">
        <w:r w:rsidR="00772D39" w:rsidRPr="006C56B5" w:rsidDel="00CF0095">
          <w:rPr>
            <w:rFonts w:ascii="Times New Roman" w:eastAsia="新細明體" w:hAnsi="Times New Roman"/>
            <w:sz w:val="22"/>
            <w:szCs w:val="20"/>
          </w:rPr>
          <w:delText xml:space="preserve">, </w:delText>
        </w:r>
      </w:del>
      <w:ins w:id="22" w:author="Michael Hwang" w:date="2014-06-22T20:28:00Z">
        <w:r>
          <w:rPr>
            <w:rFonts w:ascii="Times New Roman" w:eastAsia="新細明體" w:hAnsi="Times New Roman"/>
            <w:sz w:val="22"/>
            <w:szCs w:val="20"/>
          </w:rPr>
          <w:t>;</w:t>
        </w:r>
        <w:r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="00772D39" w:rsidRPr="006C56B5">
        <w:rPr>
          <w:rFonts w:ascii="Times New Roman" w:eastAsia="新細明體" w:hAnsi="Times New Roman"/>
          <w:sz w:val="22"/>
          <w:szCs w:val="20"/>
        </w:rPr>
        <w:t>the buckling boundary conditions</w:t>
      </w:r>
      <w:del w:id="23" w:author="Michael Hwang" w:date="2014-06-22T20:28:00Z">
        <w:r w:rsidR="00E52FF3" w:rsidDel="00CF0095">
          <w:rPr>
            <w:rFonts w:ascii="Times New Roman" w:eastAsia="新細明體" w:hAnsi="Times New Roman"/>
            <w:sz w:val="22"/>
            <w:szCs w:val="20"/>
          </w:rPr>
          <w:delText xml:space="preserve">, </w:delText>
        </w:r>
      </w:del>
      <w:ins w:id="24" w:author="Michael Hwang" w:date="2014-06-22T20:28:00Z">
        <w:r>
          <w:rPr>
            <w:rFonts w:ascii="Times New Roman" w:eastAsia="新細明體" w:hAnsi="Times New Roman"/>
            <w:sz w:val="22"/>
            <w:szCs w:val="20"/>
          </w:rPr>
          <w:t xml:space="preserve">; </w:t>
        </w:r>
      </w:ins>
      <w:r w:rsidR="00E52FF3">
        <w:rPr>
          <w:rFonts w:ascii="Times New Roman" w:eastAsia="新細明體" w:hAnsi="Times New Roman"/>
          <w:sz w:val="22"/>
          <w:szCs w:val="20"/>
        </w:rPr>
        <w:t>and thermal stress/strain</w:t>
      </w:r>
      <w:r w:rsidR="00951A60" w:rsidRPr="006C56B5">
        <w:rPr>
          <w:rFonts w:ascii="Times New Roman" w:eastAsia="新細明體" w:hAnsi="Times New Roman"/>
          <w:sz w:val="22"/>
          <w:szCs w:val="20"/>
        </w:rPr>
        <w:t xml:space="preserve"> for different </w:t>
      </w:r>
      <w:r w:rsidR="003B6005" w:rsidRPr="006C56B5">
        <w:rPr>
          <w:rFonts w:ascii="Times New Roman" w:eastAsia="新細明體" w:hAnsi="Times New Roman"/>
          <w:sz w:val="22"/>
          <w:szCs w:val="20"/>
        </w:rPr>
        <w:t>model</w:t>
      </w:r>
      <w:r w:rsidR="00951A60" w:rsidRPr="006C56B5">
        <w:rPr>
          <w:rFonts w:ascii="Times New Roman" w:eastAsia="新細明體" w:hAnsi="Times New Roman"/>
          <w:sz w:val="22"/>
          <w:szCs w:val="20"/>
        </w:rPr>
        <w:t>s</w:t>
      </w:r>
      <w:ins w:id="25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415A9F" w:rsidRPr="00415A9F" w:rsidRDefault="00415A9F" w:rsidP="00415A9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</w:rPr>
      </w:pPr>
      <w:r>
        <w:rPr>
          <w:rFonts w:ascii="Times New Roman" w:eastAsia="新細明體" w:hAnsi="Times New Roman"/>
          <w:sz w:val="22"/>
          <w:szCs w:val="20"/>
        </w:rPr>
        <w:t>Earned A level grade in the class</w:t>
      </w:r>
      <w:ins w:id="26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525BA5" w:rsidRPr="006C56B5" w:rsidRDefault="00525BA5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SpaceBot</w:t>
      </w:r>
    </w:p>
    <w:p w:rsidR="00385866" w:rsidRPr="006C56B5" w:rsidRDefault="005244B2" w:rsidP="001273CC">
      <w:pPr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This project </w:t>
      </w:r>
      <w:del w:id="27" w:author="Michael Hwang" w:date="2014-06-22T20:29:00Z">
        <w:r w:rsidRPr="006C56B5" w:rsidDel="00CF0095">
          <w:rPr>
            <w:rFonts w:ascii="Times New Roman" w:eastAsia="新細明體" w:hAnsi="Times New Roman"/>
            <w:sz w:val="22"/>
            <w:szCs w:val="20"/>
          </w:rPr>
          <w:delText xml:space="preserve">is </w:delText>
        </w:r>
      </w:del>
      <w:ins w:id="28" w:author="Michael Hwang" w:date="2014-06-22T20:29:00Z">
        <w:r w:rsidR="00CF0095">
          <w:rPr>
            <w:rFonts w:ascii="Times New Roman" w:eastAsia="新細明體" w:hAnsi="Times New Roman"/>
            <w:sz w:val="22"/>
            <w:szCs w:val="20"/>
          </w:rPr>
          <w:t>was</w:t>
        </w:r>
        <w:r w:rsidR="00CF0095"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Pr="006C56B5">
        <w:rPr>
          <w:rFonts w:ascii="Times New Roman" w:eastAsia="新細明體" w:hAnsi="Times New Roman"/>
          <w:sz w:val="22"/>
          <w:szCs w:val="20"/>
        </w:rPr>
        <w:t xml:space="preserve">to design </w:t>
      </w:r>
      <w:r w:rsidR="00F02E1E" w:rsidRPr="006C56B5">
        <w:rPr>
          <w:rFonts w:ascii="Times New Roman" w:eastAsia="新細明體" w:hAnsi="Times New Roman"/>
          <w:sz w:val="22"/>
          <w:szCs w:val="20"/>
        </w:rPr>
        <w:t>a Geosynchronous</w:t>
      </w:r>
      <w:r w:rsidR="008B2370" w:rsidRPr="006C56B5">
        <w:rPr>
          <w:rFonts w:ascii="Times New Roman" w:eastAsia="新細明體" w:hAnsi="Times New Roman"/>
          <w:sz w:val="22"/>
          <w:szCs w:val="20"/>
        </w:rPr>
        <w:t xml:space="preserve"> (GEO)</w:t>
      </w:r>
      <w:r w:rsidR="00F02E1E" w:rsidRPr="006C56B5">
        <w:rPr>
          <w:rFonts w:ascii="Times New Roman" w:eastAsia="新細明體" w:hAnsi="Times New Roman"/>
          <w:sz w:val="22"/>
          <w:szCs w:val="20"/>
        </w:rPr>
        <w:t xml:space="preserve"> satellite</w:t>
      </w:r>
      <w:r w:rsidR="006803C8" w:rsidRPr="006C56B5">
        <w:rPr>
          <w:rFonts w:ascii="Times New Roman" w:eastAsia="新細明體" w:hAnsi="Times New Roman"/>
          <w:sz w:val="22"/>
          <w:szCs w:val="20"/>
        </w:rPr>
        <w:t xml:space="preserve"> life-extension vehicle</w:t>
      </w:r>
      <w:ins w:id="29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954A90" w:rsidRPr="006C56B5" w:rsidRDefault="00CF0095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0"/>
        </w:rPr>
      </w:pPr>
      <w:ins w:id="30" w:author="Michael Hwang" w:date="2014-06-22T20:29:00Z">
        <w:r>
          <w:rPr>
            <w:rFonts w:ascii="Times New Roman" w:eastAsia="新細明體" w:hAnsi="Times New Roman"/>
            <w:sz w:val="22"/>
            <w:szCs w:val="20"/>
          </w:rPr>
          <w:t>Led the team to determine</w:t>
        </w:r>
      </w:ins>
      <w:del w:id="31" w:author="Michael Hwang" w:date="2014-06-22T20:29:00Z">
        <w:r w:rsidR="00954A90" w:rsidRPr="006C56B5" w:rsidDel="00CF0095">
          <w:rPr>
            <w:rFonts w:ascii="Times New Roman" w:eastAsia="新細明體" w:hAnsi="Times New Roman"/>
            <w:sz w:val="22"/>
            <w:szCs w:val="20"/>
          </w:rPr>
          <w:delText>Determined</w:delText>
        </w:r>
      </w:del>
      <w:r w:rsidR="00954A90" w:rsidRPr="006C56B5">
        <w:rPr>
          <w:rFonts w:ascii="Times New Roman" w:eastAsia="新細明體" w:hAnsi="Times New Roman"/>
          <w:sz w:val="22"/>
          <w:szCs w:val="20"/>
        </w:rPr>
        <w:t xml:space="preserve"> the required propellant masses, scales of SpaceBot and its subsystems</w:t>
      </w:r>
      <w:ins w:id="32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9064A3" w:rsidRPr="007C221F" w:rsidRDefault="009064A3" w:rsidP="001273CC">
      <w:pPr>
        <w:numPr>
          <w:ilvl w:val="1"/>
          <w:numId w:val="22"/>
        </w:numPr>
        <w:ind w:left="567" w:hanging="229"/>
        <w:rPr>
          <w:ins w:id="33" w:author="Michael Hwang" w:date="2014-06-22T20:32:00Z"/>
          <w:rFonts w:ascii="Times New Roman" w:eastAsia="新細明體" w:hAnsi="Times New Roman"/>
          <w:sz w:val="22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Evaluated the feasibility and </w:t>
      </w:r>
      <w:r w:rsidR="00824B64" w:rsidRPr="006C56B5">
        <w:rPr>
          <w:rFonts w:ascii="Times New Roman" w:eastAsia="新細明體" w:hAnsi="Times New Roman"/>
          <w:sz w:val="22"/>
          <w:szCs w:val="20"/>
        </w:rPr>
        <w:t>the cost for the whole project</w:t>
      </w:r>
      <w:ins w:id="34" w:author="Michael Hwang" w:date="2014-06-22T20:49:00Z">
        <w:r w:rsidR="001B35C0">
          <w:rPr>
            <w:rFonts w:ascii="Times New Roman" w:eastAsia="新細明體" w:hAnsi="Times New Roman"/>
            <w:sz w:val="22"/>
            <w:szCs w:val="20"/>
          </w:rPr>
          <w:t>.</w:t>
        </w:r>
      </w:ins>
    </w:p>
    <w:p w:rsidR="007C221F" w:rsidRPr="006C56B5" w:rsidRDefault="001B35C0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</w:rPr>
      </w:pPr>
      <w:ins w:id="35" w:author="Michael Hwang" w:date="2014-06-22T20:48:00Z">
        <w:r>
          <w:rPr>
            <w:rFonts w:ascii="Times New Roman" w:eastAsia="新細明體" w:hAnsi="Times New Roman"/>
            <w:sz w:val="22"/>
            <w:szCs w:val="20"/>
          </w:rPr>
          <w:t>The project passed a stringent test.</w:t>
        </w:r>
      </w:ins>
    </w:p>
    <w:p w:rsidR="00F42B70" w:rsidDel="001B35C0" w:rsidRDefault="00F42B70" w:rsidP="001273CC">
      <w:pPr>
        <w:tabs>
          <w:tab w:val="left" w:pos="2127"/>
        </w:tabs>
        <w:rPr>
          <w:del w:id="36" w:author="Michael Hwang" w:date="2014-06-22T20:50:00Z"/>
          <w:rFonts w:ascii="Times New Roman" w:eastAsia="新細明體" w:hAnsi="Times New Roman"/>
          <w:b/>
          <w:sz w:val="22"/>
          <w:szCs w:val="20"/>
        </w:rPr>
      </w:pPr>
    </w:p>
    <w:p w:rsidR="00F42B70" w:rsidDel="001B35C0" w:rsidRDefault="00F42B70" w:rsidP="001273CC">
      <w:pPr>
        <w:tabs>
          <w:tab w:val="left" w:pos="2127"/>
        </w:tabs>
        <w:rPr>
          <w:del w:id="37" w:author="Michael Hwang" w:date="2014-06-22T20:50:00Z"/>
          <w:rFonts w:ascii="Times New Roman" w:eastAsia="新細明體" w:hAnsi="Times New Roman"/>
          <w:b/>
          <w:sz w:val="22"/>
          <w:szCs w:val="20"/>
        </w:rPr>
      </w:pPr>
    </w:p>
    <w:p w:rsidR="00E60720" w:rsidRPr="006C56B5" w:rsidRDefault="00A83607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Da Vinci Flyer</w:t>
      </w:r>
    </w:p>
    <w:p w:rsidR="0052524B" w:rsidRPr="006C56B5" w:rsidRDefault="0052524B" w:rsidP="001273CC">
      <w:pPr>
        <w:tabs>
          <w:tab w:val="left" w:pos="2127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 xml:space="preserve">This project </w:t>
      </w:r>
      <w:del w:id="38" w:author="Michael Hwang" w:date="2014-06-22T20:31:00Z">
        <w:r w:rsidRPr="006C56B5" w:rsidDel="00CF0095">
          <w:rPr>
            <w:rFonts w:ascii="Times New Roman" w:eastAsia="新細明體" w:hAnsi="Times New Roman"/>
            <w:sz w:val="22"/>
            <w:szCs w:val="20"/>
          </w:rPr>
          <w:delText xml:space="preserve">is </w:delText>
        </w:r>
      </w:del>
      <w:ins w:id="39" w:author="Michael Hwang" w:date="2014-06-22T20:31:00Z">
        <w:r w:rsidR="00CF0095">
          <w:rPr>
            <w:rFonts w:ascii="Times New Roman" w:eastAsia="新細明體" w:hAnsi="Times New Roman"/>
            <w:sz w:val="22"/>
            <w:szCs w:val="20"/>
          </w:rPr>
          <w:t>was</w:t>
        </w:r>
        <w:r w:rsidR="00CF0095"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Pr="006C56B5">
        <w:rPr>
          <w:rFonts w:ascii="Times New Roman" w:eastAsia="新細明體" w:hAnsi="Times New Roman"/>
          <w:sz w:val="22"/>
          <w:szCs w:val="20"/>
        </w:rPr>
        <w:t xml:space="preserve">to </w:t>
      </w:r>
      <w:r w:rsidR="00004C7C" w:rsidRPr="006C56B5">
        <w:rPr>
          <w:rFonts w:ascii="Times New Roman" w:eastAsia="新細明體" w:hAnsi="Times New Roman"/>
          <w:sz w:val="22"/>
          <w:szCs w:val="20"/>
        </w:rPr>
        <w:t>reconstruct Da Vinci’s flyer</w:t>
      </w:r>
    </w:p>
    <w:p w:rsidR="00C92BF6" w:rsidRDefault="00525FF6" w:rsidP="001273CC">
      <w:pPr>
        <w:numPr>
          <w:ilvl w:val="1"/>
          <w:numId w:val="22"/>
        </w:numPr>
        <w:ind w:left="567" w:hanging="229"/>
        <w:rPr>
          <w:ins w:id="40" w:author="Michael Hwang" w:date="2014-06-22T20:51:00Z"/>
          <w:rFonts w:ascii="Times New Roman" w:eastAsia="新細明體" w:hAnsi="Times New Roman"/>
          <w:sz w:val="22"/>
          <w:szCs w:val="20"/>
        </w:rPr>
      </w:pPr>
      <w:r w:rsidRPr="00185500">
        <w:rPr>
          <w:rFonts w:ascii="Times New Roman" w:eastAsia="新細明體" w:hAnsi="Times New Roman" w:hint="eastAsia"/>
          <w:sz w:val="22"/>
          <w:szCs w:val="20"/>
        </w:rPr>
        <w:t>Designed the model</w:t>
      </w:r>
      <w:ins w:id="41" w:author="Michael Hwang" w:date="2014-06-22T20:34:00Z">
        <w:r w:rsidR="007C221F">
          <w:rPr>
            <w:rFonts w:ascii="Times New Roman" w:eastAsia="新細明體" w:hAnsi="Times New Roman"/>
            <w:sz w:val="22"/>
            <w:szCs w:val="20"/>
          </w:rPr>
          <w:t>;</w:t>
        </w:r>
      </w:ins>
      <w:r w:rsidRPr="00185500">
        <w:rPr>
          <w:rFonts w:ascii="Times New Roman" w:eastAsia="新細明體" w:hAnsi="Times New Roman"/>
          <w:sz w:val="22"/>
          <w:szCs w:val="20"/>
        </w:rPr>
        <w:t xml:space="preserve"> </w:t>
      </w:r>
      <w:del w:id="42" w:author="Michael Hwang" w:date="2014-06-22T20:35:00Z">
        <w:r w:rsidRPr="00185500" w:rsidDel="007C221F">
          <w:rPr>
            <w:rFonts w:ascii="Times New Roman" w:eastAsia="新細明體" w:hAnsi="Times New Roman"/>
            <w:sz w:val="22"/>
            <w:szCs w:val="20"/>
          </w:rPr>
          <w:delText xml:space="preserve">and </w:delText>
        </w:r>
      </w:del>
      <w:r w:rsidRPr="00185500">
        <w:rPr>
          <w:rFonts w:ascii="Times New Roman" w:eastAsia="新細明體" w:hAnsi="Times New Roman"/>
          <w:sz w:val="22"/>
          <w:szCs w:val="20"/>
        </w:rPr>
        <w:t>determined the flyer’s scales, flying modes, and the feasibility with SolidWorks</w:t>
      </w:r>
    </w:p>
    <w:p w:rsidR="001B35C0" w:rsidRPr="00F42B70" w:rsidRDefault="001B35C0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0"/>
        </w:rPr>
      </w:pPr>
      <w:ins w:id="43" w:author="Michael Hwang" w:date="2014-06-22T20:51:00Z">
        <w:r>
          <w:rPr>
            <w:rFonts w:ascii="Times New Roman" w:eastAsia="新細明體" w:hAnsi="Times New Roman"/>
            <w:sz w:val="22"/>
            <w:szCs w:val="20"/>
          </w:rPr>
          <w:t>The project did successfully replicate Da Vinci’s creation.</w:t>
        </w:r>
      </w:ins>
    </w:p>
    <w:p w:rsidR="00C02780" w:rsidRPr="006C56B5" w:rsidRDefault="00C02780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Modeling and Analy</w:t>
      </w:r>
      <w:r w:rsidR="007C35E6" w:rsidRPr="006C56B5">
        <w:rPr>
          <w:rFonts w:ascii="Times New Roman" w:eastAsia="新細明體" w:hAnsi="Times New Roman"/>
          <w:b/>
          <w:sz w:val="22"/>
          <w:szCs w:val="20"/>
        </w:rPr>
        <w:t>zing</w:t>
      </w:r>
      <w:r w:rsidRPr="006C56B5">
        <w:rPr>
          <w:rFonts w:ascii="Times New Roman" w:eastAsia="新細明體" w:hAnsi="Times New Roman"/>
          <w:b/>
          <w:sz w:val="22"/>
          <w:szCs w:val="20"/>
        </w:rPr>
        <w:t xml:space="preserve"> Vibrating S</w:t>
      </w:r>
      <w:r w:rsidR="00A83607" w:rsidRPr="006C56B5">
        <w:rPr>
          <w:rFonts w:ascii="Times New Roman" w:eastAsia="新細明體" w:hAnsi="Times New Roman"/>
          <w:b/>
          <w:sz w:val="22"/>
          <w:szCs w:val="20"/>
        </w:rPr>
        <w:t>ystems</w:t>
      </w:r>
    </w:p>
    <w:p w:rsidR="005E7076" w:rsidRPr="006C56B5" w:rsidRDefault="005E7076" w:rsidP="001273CC">
      <w:pPr>
        <w:tabs>
          <w:tab w:val="left" w:pos="2127"/>
        </w:tabs>
        <w:rPr>
          <w:rFonts w:ascii="Times New Roman" w:hAnsi="Times New Roman"/>
          <w:sz w:val="22"/>
          <w:szCs w:val="23"/>
        </w:rPr>
      </w:pPr>
      <w:r w:rsidRPr="006C56B5">
        <w:rPr>
          <w:rFonts w:ascii="Times New Roman" w:hAnsi="Times New Roman"/>
          <w:sz w:val="22"/>
          <w:szCs w:val="23"/>
        </w:rPr>
        <w:t xml:space="preserve">This project </w:t>
      </w:r>
      <w:del w:id="44" w:author="Michael Hwang" w:date="2014-06-22T20:35:00Z">
        <w:r w:rsidRPr="006C56B5" w:rsidDel="007C221F">
          <w:rPr>
            <w:rFonts w:ascii="Times New Roman" w:hAnsi="Times New Roman"/>
            <w:sz w:val="22"/>
            <w:szCs w:val="23"/>
          </w:rPr>
          <w:delText xml:space="preserve">is </w:delText>
        </w:r>
      </w:del>
      <w:ins w:id="45" w:author="Michael Hwang" w:date="2014-06-22T20:35:00Z">
        <w:r w:rsidR="007C221F">
          <w:rPr>
            <w:rFonts w:ascii="Times New Roman" w:hAnsi="Times New Roman"/>
            <w:sz w:val="22"/>
            <w:szCs w:val="23"/>
          </w:rPr>
          <w:t>was</w:t>
        </w:r>
        <w:r w:rsidR="007C221F" w:rsidRPr="006C56B5">
          <w:rPr>
            <w:rFonts w:ascii="Times New Roman" w:hAnsi="Times New Roman"/>
            <w:sz w:val="22"/>
            <w:szCs w:val="23"/>
          </w:rPr>
          <w:t xml:space="preserve"> </w:t>
        </w:r>
      </w:ins>
      <w:r w:rsidRPr="006C56B5">
        <w:rPr>
          <w:rFonts w:ascii="Times New Roman" w:hAnsi="Times New Roman"/>
          <w:sz w:val="22"/>
          <w:szCs w:val="23"/>
        </w:rPr>
        <w:t xml:space="preserve">to </w:t>
      </w:r>
      <w:r w:rsidR="00714C8B" w:rsidRPr="006C56B5">
        <w:rPr>
          <w:rFonts w:ascii="Times New Roman" w:hAnsi="Times New Roman"/>
          <w:sz w:val="22"/>
          <w:szCs w:val="23"/>
        </w:rPr>
        <w:t>analyze the vibrations of lump-mass systems and continuous systems</w:t>
      </w:r>
    </w:p>
    <w:p w:rsidR="005A3D14" w:rsidRPr="0022433C" w:rsidRDefault="007B63C1" w:rsidP="005A3D14">
      <w:pPr>
        <w:numPr>
          <w:ilvl w:val="1"/>
          <w:numId w:val="22"/>
        </w:numPr>
        <w:ind w:left="490" w:hanging="229"/>
        <w:rPr>
          <w:ins w:id="46" w:author="Michael Hwang" w:date="2014-06-22T20:54:00Z"/>
          <w:rFonts w:ascii="Times New Roman" w:eastAsia="新細明體" w:hAnsi="Times New Roman"/>
          <w:sz w:val="22"/>
        </w:rPr>
      </w:pPr>
      <w:r w:rsidRPr="008F7F21">
        <w:rPr>
          <w:rFonts w:ascii="Times New Roman" w:eastAsia="新細明體" w:hAnsi="Times New Roman"/>
          <w:sz w:val="22"/>
          <w:szCs w:val="20"/>
        </w:rPr>
        <w:t>Model</w:t>
      </w:r>
      <w:r w:rsidR="00D3799A" w:rsidRPr="008F7F21">
        <w:rPr>
          <w:rFonts w:ascii="Times New Roman" w:eastAsia="新細明體" w:hAnsi="Times New Roman"/>
          <w:sz w:val="22"/>
          <w:szCs w:val="20"/>
        </w:rPr>
        <w:t>ed</w:t>
      </w:r>
      <w:r w:rsidRPr="008F7F21">
        <w:rPr>
          <w:rFonts w:ascii="Times New Roman" w:eastAsia="新細明體" w:hAnsi="Times New Roman"/>
          <w:sz w:val="22"/>
          <w:szCs w:val="20"/>
        </w:rPr>
        <w:t xml:space="preserve"> and </w:t>
      </w:r>
      <w:r w:rsidR="006B25AB" w:rsidRPr="008F7F21">
        <w:rPr>
          <w:rFonts w:ascii="Times New Roman" w:eastAsia="新細明體" w:hAnsi="Times New Roman"/>
          <w:sz w:val="22"/>
          <w:szCs w:val="20"/>
        </w:rPr>
        <w:t>a</w:t>
      </w:r>
      <w:r w:rsidRPr="008F7F21">
        <w:rPr>
          <w:rFonts w:ascii="Times New Roman" w:eastAsia="新細明體" w:hAnsi="Times New Roman"/>
          <w:sz w:val="22"/>
          <w:szCs w:val="20"/>
        </w:rPr>
        <w:t>nalyz</w:t>
      </w:r>
      <w:r w:rsidR="00D3799A" w:rsidRPr="008F7F21">
        <w:rPr>
          <w:rFonts w:ascii="Times New Roman" w:eastAsia="新細明體" w:hAnsi="Times New Roman"/>
          <w:sz w:val="22"/>
          <w:szCs w:val="20"/>
        </w:rPr>
        <w:t>ed</w:t>
      </w:r>
      <w:r w:rsidRPr="008F7F21">
        <w:rPr>
          <w:rFonts w:ascii="Times New Roman" w:eastAsia="新細明體" w:hAnsi="Times New Roman"/>
          <w:sz w:val="22"/>
          <w:szCs w:val="20"/>
        </w:rPr>
        <w:t xml:space="preserve"> </w:t>
      </w:r>
      <w:r w:rsidR="00B07C5C" w:rsidRPr="008F7F21">
        <w:rPr>
          <w:rFonts w:ascii="Times New Roman" w:eastAsia="新細明體" w:hAnsi="Times New Roman"/>
          <w:sz w:val="22"/>
          <w:szCs w:val="20"/>
        </w:rPr>
        <w:t>a</w:t>
      </w:r>
      <w:r w:rsidRPr="008F7F21">
        <w:rPr>
          <w:rFonts w:ascii="Times New Roman" w:eastAsia="新細明體" w:hAnsi="Times New Roman"/>
          <w:sz w:val="22"/>
          <w:szCs w:val="20"/>
        </w:rPr>
        <w:t xml:space="preserve"> </w:t>
      </w:r>
      <w:r w:rsidR="004F3960" w:rsidRPr="008F7F21">
        <w:rPr>
          <w:rFonts w:ascii="Times New Roman" w:eastAsia="新細明體" w:hAnsi="Times New Roman"/>
          <w:sz w:val="22"/>
          <w:szCs w:val="20"/>
        </w:rPr>
        <w:t>suspension system</w:t>
      </w:r>
      <w:r w:rsidRPr="008F7F21">
        <w:rPr>
          <w:rFonts w:ascii="Times New Roman" w:eastAsia="新細明體" w:hAnsi="Times New Roman"/>
          <w:sz w:val="22"/>
          <w:szCs w:val="20"/>
        </w:rPr>
        <w:t xml:space="preserve"> </w:t>
      </w:r>
      <w:r w:rsidR="006B25AB" w:rsidRPr="008F7F21">
        <w:rPr>
          <w:rFonts w:ascii="Times New Roman" w:eastAsia="新細明體" w:hAnsi="Times New Roman"/>
          <w:sz w:val="22"/>
          <w:szCs w:val="20"/>
        </w:rPr>
        <w:t>m</w:t>
      </w:r>
      <w:r w:rsidRPr="008F7F21">
        <w:rPr>
          <w:rFonts w:ascii="Times New Roman" w:eastAsia="新細明體" w:hAnsi="Times New Roman"/>
          <w:sz w:val="22"/>
          <w:szCs w:val="20"/>
        </w:rPr>
        <w:t xml:space="preserve">odel of </w:t>
      </w:r>
      <w:r w:rsidR="006B25AB" w:rsidRPr="008F7F21">
        <w:rPr>
          <w:rFonts w:ascii="Times New Roman" w:eastAsia="新細明體" w:hAnsi="Times New Roman"/>
          <w:sz w:val="22"/>
          <w:szCs w:val="20"/>
        </w:rPr>
        <w:t>a</w:t>
      </w:r>
      <w:r w:rsidRPr="008F7F21">
        <w:rPr>
          <w:rFonts w:ascii="Times New Roman" w:eastAsia="新細明體" w:hAnsi="Times New Roman"/>
          <w:sz w:val="22"/>
          <w:szCs w:val="20"/>
        </w:rPr>
        <w:t>utomobiles</w:t>
      </w:r>
      <w:r w:rsidR="008F7F21" w:rsidRPr="008F7F21">
        <w:rPr>
          <w:rFonts w:ascii="Times New Roman" w:eastAsia="新細明體" w:hAnsi="Times New Roman"/>
          <w:sz w:val="22"/>
          <w:szCs w:val="20"/>
        </w:rPr>
        <w:t xml:space="preserve"> and a model of airp</w:t>
      </w:r>
      <w:r w:rsidR="003B7907">
        <w:rPr>
          <w:rFonts w:ascii="Times New Roman" w:eastAsia="新細明體" w:hAnsi="Times New Roman"/>
          <w:sz w:val="22"/>
          <w:szCs w:val="20"/>
        </w:rPr>
        <w:t>lane wings with mounted engines with MatLab</w:t>
      </w:r>
      <w:r w:rsidR="00B72636">
        <w:rPr>
          <w:rFonts w:ascii="Times New Roman" w:eastAsia="新細明體" w:hAnsi="Times New Roman"/>
          <w:sz w:val="22"/>
          <w:szCs w:val="20"/>
        </w:rPr>
        <w:tab/>
      </w:r>
    </w:p>
    <w:p w:rsidR="0022433C" w:rsidRPr="005A3D14" w:rsidRDefault="0022433C" w:rsidP="005A3D14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</w:rPr>
      </w:pPr>
      <w:ins w:id="47" w:author="Michael Hwang" w:date="2014-06-22T20:54:00Z">
        <w:r>
          <w:rPr>
            <w:rFonts w:ascii="Times New Roman" w:eastAsia="新細明體" w:hAnsi="Times New Roman"/>
            <w:sz w:val="22"/>
            <w:szCs w:val="20"/>
          </w:rPr>
          <w:t xml:space="preserve">The project </w:t>
        </w:r>
      </w:ins>
      <w:ins w:id="48" w:author="Michael Hwang" w:date="2014-06-22T20:55:00Z">
        <w:r>
          <w:rPr>
            <w:rFonts w:ascii="Times New Roman" w:eastAsia="新細明體" w:hAnsi="Times New Roman"/>
            <w:sz w:val="22"/>
            <w:szCs w:val="20"/>
          </w:rPr>
          <w:t>?????????????????</w:t>
        </w:r>
      </w:ins>
    </w:p>
    <w:p w:rsidR="0022433C" w:rsidRDefault="0022433C" w:rsidP="005A3D14">
      <w:pPr>
        <w:tabs>
          <w:tab w:val="left" w:pos="2127"/>
        </w:tabs>
        <w:rPr>
          <w:ins w:id="49" w:author="Michael Hwang" w:date="2014-06-22T20:57:00Z"/>
          <w:rFonts w:ascii="Times New Roman" w:eastAsia="新細明體" w:hAnsi="Times New Roman"/>
          <w:b/>
          <w:sz w:val="22"/>
          <w:szCs w:val="20"/>
        </w:rPr>
      </w:pPr>
    </w:p>
    <w:p w:rsidR="0022433C" w:rsidRDefault="0022433C" w:rsidP="005A3D14">
      <w:pPr>
        <w:tabs>
          <w:tab w:val="left" w:pos="2127"/>
        </w:tabs>
        <w:rPr>
          <w:ins w:id="50" w:author="Michael Hwang" w:date="2014-06-22T20:55:00Z"/>
          <w:rFonts w:ascii="Times New Roman" w:eastAsia="新細明體" w:hAnsi="Times New Roman"/>
          <w:b/>
          <w:sz w:val="22"/>
          <w:szCs w:val="20"/>
        </w:rPr>
      </w:pPr>
      <w:ins w:id="51" w:author="Michael Hwang" w:date="2014-06-22T20:57:00Z">
        <w:r>
          <w:rPr>
            <w:rFonts w:ascii="Times New Roman" w:eastAsia="新細明體" w:hAnsi="Times New Roman"/>
            <w:b/>
            <w:sz w:val="22"/>
            <w:szCs w:val="20"/>
          </w:rPr>
          <w:t>HONORS &amp; AWARDS</w:t>
        </w:r>
      </w:ins>
    </w:p>
    <w:p w:rsidR="0022433C" w:rsidRPr="0022433C" w:rsidRDefault="0022433C" w:rsidP="0022433C">
      <w:pPr>
        <w:tabs>
          <w:tab w:val="left" w:pos="2127"/>
        </w:tabs>
        <w:rPr>
          <w:ins w:id="52" w:author="Michael Hwang" w:date="2014-06-22T21:01:00Z"/>
          <w:rFonts w:ascii="Times New Roman" w:eastAsia="新細明體" w:hAnsi="Times New Roman"/>
          <w:b/>
          <w:sz w:val="22"/>
          <w:szCs w:val="20"/>
        </w:rPr>
      </w:pPr>
      <w:ins w:id="53" w:author="Michael Hwang" w:date="2014-06-22T21:01:00Z">
        <w:r w:rsidRPr="0022433C">
          <w:rPr>
            <w:rFonts w:ascii="Times New Roman" w:eastAsia="新細明體" w:hAnsi="Times New Roman"/>
            <w:b/>
            <w:sz w:val="22"/>
            <w:szCs w:val="20"/>
          </w:rPr>
          <w:t xml:space="preserve">First Place (Work Name: Running Chair) Oct 2006 </w:t>
        </w:r>
      </w:ins>
    </w:p>
    <w:p w:rsidR="005A3D14" w:rsidRPr="006C56B5" w:rsidDel="0022433C" w:rsidRDefault="0022433C" w:rsidP="0022433C">
      <w:pPr>
        <w:tabs>
          <w:tab w:val="left" w:pos="2127"/>
        </w:tabs>
        <w:rPr>
          <w:del w:id="54" w:author="Michael Hwang" w:date="2014-06-22T21:01:00Z"/>
          <w:rFonts w:ascii="Times New Roman" w:eastAsia="新細明體" w:hAnsi="Times New Roman"/>
          <w:b/>
          <w:sz w:val="22"/>
          <w:szCs w:val="20"/>
        </w:rPr>
      </w:pPr>
      <w:ins w:id="55" w:author="Michael Hwang" w:date="2014-06-22T21:01:00Z">
        <w:r w:rsidRPr="0022433C">
          <w:rPr>
            <w:rFonts w:ascii="Times New Roman" w:eastAsia="新細明體" w:hAnsi="Times New Roman"/>
            <w:b/>
            <w:sz w:val="22"/>
            <w:szCs w:val="20"/>
          </w:rPr>
          <w:t xml:space="preserve">2006 Taiwan Innovative Mechanism Design Competition </w:t>
        </w:r>
        <w:r w:rsidRPr="0022433C">
          <w:rPr>
            <w:rFonts w:ascii="Times New Roman" w:eastAsia="新細明體" w:hAnsi="Times New Roman"/>
            <w:b/>
            <w:sz w:val="22"/>
            <w:szCs w:val="20"/>
          </w:rPr>
          <w:cr/>
        </w:r>
      </w:ins>
      <w:del w:id="56" w:author="Michael Hwang" w:date="2014-06-22T21:01:00Z">
        <w:r w:rsidR="005A3D14" w:rsidDel="0022433C">
          <w:rPr>
            <w:rFonts w:ascii="Times New Roman" w:eastAsia="新細明體" w:hAnsi="Times New Roman"/>
            <w:b/>
            <w:sz w:val="22"/>
            <w:szCs w:val="20"/>
          </w:rPr>
          <w:delText>Running Chair</w:delText>
        </w:r>
      </w:del>
    </w:p>
    <w:p w:rsidR="005A3D14" w:rsidRPr="002F05DA" w:rsidRDefault="005A3D14" w:rsidP="005A3D14">
      <w:pPr>
        <w:tabs>
          <w:tab w:val="left" w:pos="2127"/>
        </w:tabs>
        <w:rPr>
          <w:rFonts w:ascii="Times New Roman" w:hAnsi="Times New Roman"/>
          <w:sz w:val="22"/>
          <w:szCs w:val="23"/>
        </w:rPr>
      </w:pPr>
      <w:r w:rsidRPr="002F05DA">
        <w:rPr>
          <w:rFonts w:ascii="Times New Roman" w:hAnsi="Times New Roman"/>
          <w:sz w:val="22"/>
          <w:szCs w:val="23"/>
        </w:rPr>
        <w:t xml:space="preserve">This project </w:t>
      </w:r>
      <w:del w:id="57" w:author="Michael Hwang" w:date="2014-06-22T20:36:00Z">
        <w:r w:rsidRPr="002F05DA" w:rsidDel="007C221F">
          <w:rPr>
            <w:rFonts w:ascii="Times New Roman" w:hAnsi="Times New Roman"/>
            <w:sz w:val="22"/>
            <w:szCs w:val="23"/>
          </w:rPr>
          <w:delText xml:space="preserve">is </w:delText>
        </w:r>
      </w:del>
      <w:ins w:id="58" w:author="Michael Hwang" w:date="2014-06-22T20:36:00Z">
        <w:r w:rsidR="007C221F">
          <w:rPr>
            <w:rFonts w:ascii="Times New Roman" w:hAnsi="Times New Roman"/>
            <w:sz w:val="22"/>
            <w:szCs w:val="23"/>
          </w:rPr>
          <w:t>w</w:t>
        </w:r>
      </w:ins>
      <w:ins w:id="59" w:author="Michael Hwang" w:date="2014-06-22T20:46:00Z">
        <w:r w:rsidR="001B35C0">
          <w:rPr>
            <w:rFonts w:ascii="Times New Roman" w:hAnsi="Times New Roman"/>
            <w:sz w:val="22"/>
            <w:szCs w:val="23"/>
          </w:rPr>
          <w:t>as</w:t>
        </w:r>
      </w:ins>
      <w:ins w:id="60" w:author="Michael Hwang" w:date="2014-06-22T20:36:00Z">
        <w:r w:rsidR="007C221F" w:rsidRPr="002F05DA">
          <w:rPr>
            <w:rFonts w:ascii="Times New Roman" w:hAnsi="Times New Roman"/>
            <w:sz w:val="22"/>
            <w:szCs w:val="23"/>
          </w:rPr>
          <w:t xml:space="preserve"> </w:t>
        </w:r>
      </w:ins>
      <w:r w:rsidRPr="002F05DA">
        <w:rPr>
          <w:rFonts w:ascii="Times New Roman" w:hAnsi="Times New Roman"/>
          <w:sz w:val="22"/>
          <w:szCs w:val="23"/>
        </w:rPr>
        <w:t xml:space="preserve">to </w:t>
      </w:r>
      <w:r w:rsidR="001074A3" w:rsidRPr="002F05DA">
        <w:rPr>
          <w:rFonts w:ascii="Times New Roman" w:hAnsi="Times New Roman"/>
          <w:sz w:val="22"/>
          <w:szCs w:val="23"/>
        </w:rPr>
        <w:t>modify wheelchairs</w:t>
      </w:r>
      <w:r w:rsidR="00F22D21" w:rsidRPr="002F05DA">
        <w:rPr>
          <w:rFonts w:ascii="Times New Roman" w:hAnsi="Times New Roman"/>
          <w:sz w:val="22"/>
          <w:szCs w:val="23"/>
        </w:rPr>
        <w:t xml:space="preserve">’ mechanism and function to </w:t>
      </w:r>
      <w:r w:rsidR="001074A3" w:rsidRPr="002F05DA">
        <w:rPr>
          <w:rFonts w:ascii="Times New Roman" w:hAnsi="Times New Roman"/>
          <w:sz w:val="22"/>
          <w:szCs w:val="23"/>
        </w:rPr>
        <w:t>make them more erg</w:t>
      </w:r>
      <w:r w:rsidR="000F5FAD" w:rsidRPr="002F05DA">
        <w:rPr>
          <w:rFonts w:ascii="Times New Roman" w:hAnsi="Times New Roman"/>
          <w:sz w:val="22"/>
          <w:szCs w:val="23"/>
        </w:rPr>
        <w:t>onomic</w:t>
      </w:r>
    </w:p>
    <w:p w:rsidR="005A3D14" w:rsidRPr="00D12473" w:rsidRDefault="00180824" w:rsidP="0050483C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</w:rPr>
      </w:pPr>
      <w:del w:id="61" w:author="Michael Hwang" w:date="2014-06-22T20:36:00Z">
        <w:r w:rsidDel="007C221F">
          <w:rPr>
            <w:rFonts w:ascii="Times New Roman" w:eastAsia="新細明體" w:hAnsi="Times New Roman"/>
            <w:sz w:val="22"/>
            <w:szCs w:val="20"/>
          </w:rPr>
          <w:delText>Acted the team leader;</w:delText>
        </w:r>
      </w:del>
      <w:ins w:id="62" w:author="Michael Hwang" w:date="2014-06-22T20:36:00Z">
        <w:r w:rsidR="007C221F">
          <w:rPr>
            <w:rFonts w:ascii="Times New Roman" w:eastAsia="新細明體" w:hAnsi="Times New Roman"/>
            <w:sz w:val="22"/>
            <w:szCs w:val="20"/>
          </w:rPr>
          <w:t>Led the team to design</w:t>
        </w:r>
      </w:ins>
      <w:r>
        <w:rPr>
          <w:rFonts w:ascii="Times New Roman" w:eastAsia="新細明體" w:hAnsi="Times New Roman"/>
          <w:sz w:val="22"/>
          <w:szCs w:val="20"/>
        </w:rPr>
        <w:t xml:space="preserve"> </w:t>
      </w:r>
      <w:del w:id="63" w:author="Michael Hwang" w:date="2014-06-22T20:37:00Z">
        <w:r w:rsidDel="007C221F">
          <w:rPr>
            <w:rFonts w:ascii="Times New Roman" w:eastAsia="新細明體" w:hAnsi="Times New Roman"/>
            <w:sz w:val="22"/>
            <w:szCs w:val="20"/>
          </w:rPr>
          <w:delText>d</w:delText>
        </w:r>
        <w:r w:rsidR="00AC3C72" w:rsidRPr="00D12473" w:rsidDel="007C221F">
          <w:rPr>
            <w:rFonts w:ascii="Times New Roman" w:eastAsia="新細明體" w:hAnsi="Times New Roman"/>
            <w:sz w:val="22"/>
            <w:szCs w:val="20"/>
          </w:rPr>
          <w:delText>esigned</w:delText>
        </w:r>
        <w:r w:rsidR="00C32028" w:rsidDel="007C221F">
          <w:rPr>
            <w:rFonts w:ascii="Times New Roman" w:eastAsia="新細明體" w:hAnsi="Times New Roman"/>
            <w:sz w:val="22"/>
            <w:szCs w:val="20"/>
          </w:rPr>
          <w:delText xml:space="preserve"> </w:delText>
        </w:r>
      </w:del>
      <w:r w:rsidR="00C32028">
        <w:rPr>
          <w:rFonts w:ascii="Times New Roman" w:eastAsia="新細明體" w:hAnsi="Times New Roman"/>
          <w:sz w:val="22"/>
          <w:szCs w:val="20"/>
        </w:rPr>
        <w:t>the prototype and</w:t>
      </w:r>
      <w:r w:rsidR="00AC3C72" w:rsidRPr="00D12473">
        <w:rPr>
          <w:rFonts w:ascii="Times New Roman" w:eastAsia="新細明體" w:hAnsi="Times New Roman"/>
          <w:sz w:val="22"/>
          <w:szCs w:val="20"/>
        </w:rPr>
        <w:t xml:space="preserve"> </w:t>
      </w:r>
      <w:r w:rsidR="00D12473" w:rsidRPr="00D12473">
        <w:rPr>
          <w:rFonts w:ascii="Times New Roman" w:eastAsia="新細明體" w:hAnsi="Times New Roman"/>
          <w:sz w:val="22"/>
          <w:szCs w:val="20"/>
        </w:rPr>
        <w:t>the mechanism</w:t>
      </w:r>
      <w:r w:rsidR="00C32028">
        <w:rPr>
          <w:rFonts w:ascii="Times New Roman" w:eastAsia="新細明體" w:hAnsi="Times New Roman"/>
          <w:sz w:val="22"/>
          <w:szCs w:val="20"/>
        </w:rPr>
        <w:t>,</w:t>
      </w:r>
      <w:r w:rsidR="00D12473" w:rsidRPr="00D12473">
        <w:rPr>
          <w:rFonts w:ascii="Times New Roman" w:eastAsia="新細明體" w:hAnsi="Times New Roman"/>
          <w:sz w:val="22"/>
          <w:szCs w:val="20"/>
        </w:rPr>
        <w:t xml:space="preserve"> and </w:t>
      </w:r>
      <w:r w:rsidR="00C32028">
        <w:rPr>
          <w:rFonts w:ascii="Times New Roman" w:eastAsia="新細明體" w:hAnsi="Times New Roman"/>
          <w:sz w:val="22"/>
          <w:szCs w:val="20"/>
        </w:rPr>
        <w:t>determine</w:t>
      </w:r>
      <w:del w:id="64" w:author="Michael Hwang" w:date="2014-06-22T20:46:00Z">
        <w:r w:rsidR="00C32028" w:rsidDel="001B35C0">
          <w:rPr>
            <w:rFonts w:ascii="Times New Roman" w:eastAsia="新細明體" w:hAnsi="Times New Roman"/>
            <w:sz w:val="22"/>
            <w:szCs w:val="20"/>
          </w:rPr>
          <w:delText>d</w:delText>
        </w:r>
      </w:del>
      <w:r w:rsidR="00C32028">
        <w:rPr>
          <w:rFonts w:ascii="Times New Roman" w:eastAsia="新細明體" w:hAnsi="Times New Roman"/>
          <w:sz w:val="22"/>
          <w:szCs w:val="20"/>
        </w:rPr>
        <w:t xml:space="preserve"> the </w:t>
      </w:r>
      <w:r w:rsidR="00D12473" w:rsidRPr="00D12473">
        <w:rPr>
          <w:rFonts w:ascii="Times New Roman" w:eastAsia="新細明體" w:hAnsi="Times New Roman"/>
          <w:sz w:val="22"/>
          <w:szCs w:val="20"/>
        </w:rPr>
        <w:t>configuration</w:t>
      </w:r>
    </w:p>
    <w:p w:rsidR="00E86561" w:rsidRPr="00E702AC" w:rsidDel="00C54C08" w:rsidRDefault="005A3D14" w:rsidP="00B941E9">
      <w:pPr>
        <w:numPr>
          <w:ilvl w:val="1"/>
          <w:numId w:val="22"/>
        </w:numPr>
        <w:ind w:left="490" w:hanging="229"/>
        <w:rPr>
          <w:del w:id="65" w:author="Michael Hwang" w:date="2014-06-22T21:02:00Z"/>
          <w:rFonts w:ascii="Times New Roman" w:eastAsia="新細明體" w:hAnsi="Times New Roman"/>
          <w:sz w:val="22"/>
          <w:szCs w:val="20"/>
        </w:rPr>
      </w:pPr>
      <w:del w:id="66" w:author="Michael Hwang" w:date="2014-06-22T21:02:00Z">
        <w:r w:rsidRPr="00E702AC" w:rsidDel="00C54C08">
          <w:rPr>
            <w:rFonts w:ascii="Times New Roman" w:eastAsia="新細明體" w:hAnsi="Times New Roman"/>
            <w:sz w:val="22"/>
            <w:szCs w:val="20"/>
          </w:rPr>
          <w:delText>Earned the First Place</w:delText>
        </w:r>
        <w:r w:rsidR="00E702AC" w:rsidDel="00C54C08">
          <w:rPr>
            <w:rFonts w:ascii="Times New Roman" w:eastAsia="新細明體" w:hAnsi="Times New Roman"/>
            <w:sz w:val="22"/>
            <w:szCs w:val="20"/>
          </w:rPr>
          <w:delText xml:space="preserve"> at </w:delText>
        </w:r>
        <w:r w:rsidR="007B566F" w:rsidRPr="00E702AC" w:rsidDel="00C54C08">
          <w:rPr>
            <w:rFonts w:ascii="Times New Roman" w:hAnsi="Times New Roman"/>
            <w:sz w:val="22"/>
            <w:szCs w:val="23"/>
          </w:rPr>
          <w:delText>2006 Taiwan Innovative Mechanism Design Competition</w:delText>
        </w:r>
        <w:r w:rsidR="00192AA6" w:rsidRPr="00E702AC" w:rsidDel="00C54C08">
          <w:rPr>
            <w:rFonts w:ascii="Times New Roman" w:hAnsi="Times New Roman"/>
            <w:sz w:val="22"/>
            <w:szCs w:val="23"/>
          </w:rPr>
          <w:delText xml:space="preserve"> </w:delText>
        </w:r>
      </w:del>
      <w:del w:id="67" w:author="Michael Hwang" w:date="2014-06-22T20:38:00Z">
        <w:r w:rsidR="00192AA6" w:rsidRPr="00E702AC" w:rsidDel="007C221F">
          <w:rPr>
            <w:rFonts w:ascii="Times New Roman" w:hAnsi="Times New Roman"/>
            <w:sz w:val="22"/>
            <w:szCs w:val="23"/>
          </w:rPr>
          <w:delText>(</w:delText>
        </w:r>
        <w:r w:rsidR="00504184" w:rsidRPr="00E702AC" w:rsidDel="007C221F">
          <w:rPr>
            <w:rFonts w:ascii="Times New Roman" w:hAnsi="Times New Roman"/>
            <w:sz w:val="22"/>
            <w:szCs w:val="23"/>
          </w:rPr>
          <w:delText>S</w:delText>
        </w:r>
      </w:del>
      <w:del w:id="68" w:author="Michael Hwang" w:date="2014-06-22T21:02:00Z">
        <w:r w:rsidR="00192AA6" w:rsidRPr="00E702AC" w:rsidDel="00C54C08">
          <w:rPr>
            <w:rFonts w:ascii="Times New Roman" w:hAnsi="Times New Roman"/>
            <w:sz w:val="22"/>
            <w:szCs w:val="23"/>
          </w:rPr>
          <w:delText>ponsored by the Natio</w:delText>
        </w:r>
        <w:r w:rsidR="00260989" w:rsidDel="00C54C08">
          <w:rPr>
            <w:rFonts w:ascii="Times New Roman" w:hAnsi="Times New Roman"/>
            <w:sz w:val="22"/>
            <w:szCs w:val="23"/>
          </w:rPr>
          <w:delText>nal Science Council of Taiwan</w:delText>
        </w:r>
      </w:del>
      <w:del w:id="69" w:author="Michael Hwang" w:date="2014-06-22T20:38:00Z">
        <w:r w:rsidR="00192AA6" w:rsidRPr="00E702AC" w:rsidDel="007C221F">
          <w:rPr>
            <w:rFonts w:ascii="Times New Roman" w:hAnsi="Times New Roman"/>
            <w:sz w:val="22"/>
            <w:szCs w:val="23"/>
          </w:rPr>
          <w:delText>)</w:delText>
        </w:r>
      </w:del>
    </w:p>
    <w:p w:rsidR="00C54C08" w:rsidRPr="00C54C08" w:rsidRDefault="00C54C08" w:rsidP="00C54C08">
      <w:pPr>
        <w:tabs>
          <w:tab w:val="left" w:pos="2127"/>
        </w:tabs>
        <w:rPr>
          <w:ins w:id="70" w:author="Michael Hwang" w:date="2014-06-22T21:03:00Z"/>
          <w:rFonts w:ascii="Times New Roman" w:eastAsia="新細明體" w:hAnsi="Times New Roman"/>
          <w:b/>
          <w:sz w:val="22"/>
          <w:szCs w:val="20"/>
        </w:rPr>
      </w:pPr>
      <w:ins w:id="71" w:author="Michael Hwang" w:date="2014-06-22T21:04:00Z">
        <w:r>
          <w:rPr>
            <w:rFonts w:ascii="Times New Roman" w:eastAsia="新細明體" w:hAnsi="Times New Roman"/>
            <w:b/>
            <w:sz w:val="22"/>
            <w:szCs w:val="20"/>
          </w:rPr>
          <w:t>Finalist</w:t>
        </w:r>
      </w:ins>
      <w:ins w:id="72" w:author="Michael Hwang" w:date="2014-06-22T21:03:00Z">
        <w:r w:rsidRPr="00C54C08">
          <w:rPr>
            <w:rFonts w:ascii="Times New Roman" w:eastAsia="新細明體" w:hAnsi="Times New Roman"/>
            <w:b/>
            <w:sz w:val="22"/>
            <w:szCs w:val="20"/>
          </w:rPr>
          <w:t xml:space="preserve"> (Work Name: Swift-Cart) Sep 2006 </w:t>
        </w:r>
      </w:ins>
    </w:p>
    <w:p w:rsidR="00630BFD" w:rsidRDefault="00C54C08" w:rsidP="005A3D14">
      <w:pPr>
        <w:tabs>
          <w:tab w:val="left" w:pos="2127"/>
        </w:tabs>
        <w:rPr>
          <w:ins w:id="73" w:author="Sherlock Wang" w:date="2014-06-22T19:33:00Z"/>
          <w:rFonts w:ascii="Times New Roman" w:eastAsia="新細明體" w:hAnsi="Times New Roman"/>
          <w:b/>
          <w:sz w:val="22"/>
          <w:szCs w:val="20"/>
        </w:rPr>
      </w:pPr>
      <w:ins w:id="74" w:author="Michael Hwang" w:date="2014-06-22T21:03:00Z">
        <w:r w:rsidRPr="00C54C08">
          <w:rPr>
            <w:rFonts w:ascii="Times New Roman" w:eastAsia="新細明體" w:hAnsi="Times New Roman"/>
            <w:b/>
            <w:sz w:val="22"/>
            <w:szCs w:val="20"/>
          </w:rPr>
          <w:t>The 7</w:t>
        </w:r>
        <w:r w:rsidRPr="00C54C08">
          <w:rPr>
            <w:rFonts w:ascii="Times New Roman" w:eastAsia="新細明體" w:hAnsi="Times New Roman"/>
            <w:b/>
            <w:sz w:val="22"/>
            <w:szCs w:val="20"/>
            <w:vertAlign w:val="superscript"/>
            <w:rPrChange w:id="75" w:author="Michael Hwang" w:date="2014-06-22T21:03:00Z">
              <w:rPr>
                <w:rFonts w:ascii="Times New Roman" w:eastAsia="新細明體" w:hAnsi="Times New Roman"/>
                <w:b/>
                <w:sz w:val="22"/>
                <w:szCs w:val="20"/>
              </w:rPr>
            </w:rPrChange>
          </w:rPr>
          <w:t>th</w:t>
        </w:r>
        <w:r>
          <w:rPr>
            <w:rFonts w:ascii="Times New Roman" w:eastAsia="新細明體" w:hAnsi="Times New Roman"/>
            <w:b/>
            <w:sz w:val="22"/>
            <w:szCs w:val="20"/>
          </w:rPr>
          <w:t xml:space="preserve"> </w:t>
        </w:r>
        <w:r w:rsidRPr="00C54C08">
          <w:rPr>
            <w:rFonts w:ascii="Times New Roman" w:eastAsia="新細明體" w:hAnsi="Times New Roman"/>
            <w:b/>
            <w:sz w:val="22"/>
            <w:szCs w:val="20"/>
          </w:rPr>
          <w:t>International Creativity-in-Action Contest for Universi</w:t>
        </w:r>
        <w:r>
          <w:rPr>
            <w:rFonts w:ascii="Times New Roman" w:eastAsia="新細明體" w:hAnsi="Times New Roman"/>
            <w:b/>
            <w:sz w:val="22"/>
            <w:szCs w:val="20"/>
          </w:rPr>
          <w:t>ty Students</w:t>
        </w:r>
      </w:ins>
    </w:p>
    <w:p w:rsidR="005A3D14" w:rsidRPr="006C56B5" w:rsidDel="00C54C08" w:rsidRDefault="005A3D14" w:rsidP="00C54C08">
      <w:pPr>
        <w:tabs>
          <w:tab w:val="left" w:pos="2127"/>
        </w:tabs>
        <w:rPr>
          <w:del w:id="76" w:author="Michael Hwang" w:date="2014-06-22T21:03:00Z"/>
          <w:rFonts w:ascii="Times New Roman" w:eastAsia="新細明體" w:hAnsi="Times New Roman"/>
          <w:b/>
          <w:sz w:val="22"/>
          <w:szCs w:val="20"/>
        </w:rPr>
      </w:pPr>
      <w:del w:id="77" w:author="Michael Hwang" w:date="2014-06-22T21:03:00Z">
        <w:r w:rsidDel="00C54C08">
          <w:rPr>
            <w:rFonts w:ascii="Times New Roman" w:eastAsia="新細明體" w:hAnsi="Times New Roman"/>
            <w:b/>
            <w:sz w:val="22"/>
            <w:szCs w:val="20"/>
          </w:rPr>
          <w:delText>Swift-Cart</w:delText>
        </w:r>
      </w:del>
    </w:p>
    <w:p w:rsidR="00E91B20" w:rsidRPr="00E91B20" w:rsidRDefault="00E91B20" w:rsidP="005A3D14">
      <w:pPr>
        <w:tabs>
          <w:tab w:val="left" w:pos="2127"/>
        </w:tabs>
        <w:rPr>
          <w:rFonts w:ascii="Times New Roman" w:hAnsi="Times New Roman"/>
          <w:sz w:val="22"/>
          <w:szCs w:val="23"/>
        </w:rPr>
      </w:pPr>
      <w:r w:rsidRPr="00E91B20">
        <w:rPr>
          <w:rFonts w:ascii="Times New Roman" w:hAnsi="Times New Roman" w:hint="eastAsia"/>
          <w:sz w:val="22"/>
          <w:szCs w:val="23"/>
        </w:rPr>
        <w:t xml:space="preserve">This </w:t>
      </w:r>
      <w:r w:rsidRPr="00E91B20">
        <w:rPr>
          <w:rFonts w:ascii="Times New Roman" w:hAnsi="Times New Roman"/>
          <w:sz w:val="22"/>
          <w:szCs w:val="23"/>
        </w:rPr>
        <w:t>project</w:t>
      </w:r>
      <w:r w:rsidRPr="00E91B20">
        <w:rPr>
          <w:rFonts w:ascii="Times New Roman" w:hAnsi="Times New Roman" w:hint="eastAsia"/>
          <w:sz w:val="22"/>
          <w:szCs w:val="23"/>
        </w:rPr>
        <w:t xml:space="preserve"> </w:t>
      </w:r>
      <w:del w:id="78" w:author="Michael Hwang" w:date="2014-06-22T20:39:00Z">
        <w:r w:rsidRPr="00E91B20" w:rsidDel="007C221F">
          <w:rPr>
            <w:rFonts w:ascii="Times New Roman" w:hAnsi="Times New Roman" w:hint="eastAsia"/>
            <w:sz w:val="22"/>
            <w:szCs w:val="23"/>
          </w:rPr>
          <w:delText xml:space="preserve">is </w:delText>
        </w:r>
      </w:del>
      <w:ins w:id="79" w:author="Michael Hwang" w:date="2014-06-22T20:39:00Z">
        <w:r w:rsidR="007C221F">
          <w:rPr>
            <w:rFonts w:ascii="Times New Roman" w:hAnsi="Times New Roman"/>
            <w:sz w:val="22"/>
            <w:szCs w:val="23"/>
          </w:rPr>
          <w:t>was</w:t>
        </w:r>
        <w:r w:rsidR="007C221F" w:rsidRPr="00E91B20">
          <w:rPr>
            <w:rFonts w:ascii="Times New Roman" w:hAnsi="Times New Roman" w:hint="eastAsia"/>
            <w:sz w:val="22"/>
            <w:szCs w:val="23"/>
          </w:rPr>
          <w:t xml:space="preserve"> </w:t>
        </w:r>
      </w:ins>
      <w:r w:rsidRPr="00E91B20">
        <w:rPr>
          <w:rFonts w:ascii="Times New Roman" w:hAnsi="Times New Roman" w:hint="eastAsia"/>
          <w:sz w:val="22"/>
          <w:szCs w:val="23"/>
        </w:rPr>
        <w:t xml:space="preserve">to </w:t>
      </w:r>
      <w:r w:rsidR="00DF7981">
        <w:rPr>
          <w:rFonts w:ascii="Times New Roman" w:hAnsi="Times New Roman"/>
          <w:sz w:val="22"/>
          <w:szCs w:val="23"/>
        </w:rPr>
        <w:t xml:space="preserve">add functions to shopping carts to make them </w:t>
      </w:r>
      <w:r w:rsidR="00311C39">
        <w:rPr>
          <w:rFonts w:ascii="Times New Roman" w:hAnsi="Times New Roman"/>
          <w:sz w:val="22"/>
          <w:szCs w:val="23"/>
        </w:rPr>
        <w:t>more</w:t>
      </w:r>
      <w:r w:rsidR="00751694">
        <w:rPr>
          <w:rFonts w:ascii="Times New Roman" w:hAnsi="Times New Roman"/>
          <w:sz w:val="22"/>
          <w:szCs w:val="23"/>
        </w:rPr>
        <w:t xml:space="preserve"> functional and</w:t>
      </w:r>
      <w:r w:rsidR="00311C39">
        <w:rPr>
          <w:rFonts w:ascii="Times New Roman" w:hAnsi="Times New Roman"/>
          <w:sz w:val="22"/>
          <w:szCs w:val="23"/>
        </w:rPr>
        <w:t xml:space="preserve"> user-friendly</w:t>
      </w:r>
    </w:p>
    <w:p w:rsidR="00104EB0" w:rsidRPr="00D12473" w:rsidRDefault="001D6EBA" w:rsidP="00104EB0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</w:rPr>
      </w:pPr>
      <w:del w:id="80" w:author="Michael Hwang" w:date="2014-06-22T20:39:00Z">
        <w:r w:rsidDel="007C221F">
          <w:rPr>
            <w:rFonts w:ascii="Times New Roman" w:eastAsia="新細明體" w:hAnsi="Times New Roman"/>
            <w:sz w:val="22"/>
            <w:szCs w:val="20"/>
          </w:rPr>
          <w:delText>Acted the team leader;</w:delText>
        </w:r>
      </w:del>
      <w:ins w:id="81" w:author="Michael Hwang" w:date="2014-06-22T20:39:00Z">
        <w:r w:rsidR="007C221F">
          <w:rPr>
            <w:rFonts w:ascii="Times New Roman" w:eastAsia="新細明體" w:hAnsi="Times New Roman"/>
            <w:sz w:val="22"/>
            <w:szCs w:val="20"/>
          </w:rPr>
          <w:t>Led the project team to design</w:t>
        </w:r>
      </w:ins>
      <w:r>
        <w:rPr>
          <w:rFonts w:ascii="Times New Roman" w:eastAsia="新細明體" w:hAnsi="Times New Roman"/>
          <w:sz w:val="22"/>
          <w:szCs w:val="20"/>
        </w:rPr>
        <w:t xml:space="preserve"> </w:t>
      </w:r>
      <w:del w:id="82" w:author="Michael Hwang" w:date="2014-06-22T20:40:00Z">
        <w:r w:rsidDel="007C221F">
          <w:rPr>
            <w:rFonts w:ascii="Times New Roman" w:eastAsia="新細明體" w:hAnsi="Times New Roman"/>
            <w:sz w:val="22"/>
            <w:szCs w:val="20"/>
          </w:rPr>
          <w:delText>d</w:delText>
        </w:r>
        <w:r w:rsidR="00104EB0" w:rsidRPr="00D12473" w:rsidDel="007C221F">
          <w:rPr>
            <w:rFonts w:ascii="Times New Roman" w:eastAsia="新細明體" w:hAnsi="Times New Roman"/>
            <w:sz w:val="22"/>
            <w:szCs w:val="20"/>
          </w:rPr>
          <w:delText>esigned</w:delText>
        </w:r>
        <w:r w:rsidR="00104EB0" w:rsidDel="007C221F">
          <w:rPr>
            <w:rFonts w:ascii="Times New Roman" w:eastAsia="新細明體" w:hAnsi="Times New Roman"/>
            <w:sz w:val="22"/>
            <w:szCs w:val="20"/>
          </w:rPr>
          <w:delText xml:space="preserve"> </w:delText>
        </w:r>
      </w:del>
      <w:r w:rsidR="00104EB0">
        <w:rPr>
          <w:rFonts w:ascii="Times New Roman" w:eastAsia="新細明體" w:hAnsi="Times New Roman"/>
          <w:sz w:val="22"/>
          <w:szCs w:val="20"/>
        </w:rPr>
        <w:t>the prototype and</w:t>
      </w:r>
      <w:r w:rsidR="00104EB0" w:rsidRPr="00D12473">
        <w:rPr>
          <w:rFonts w:ascii="Times New Roman" w:eastAsia="新細明體" w:hAnsi="Times New Roman"/>
          <w:sz w:val="22"/>
          <w:szCs w:val="20"/>
        </w:rPr>
        <w:t xml:space="preserve"> the mechanism</w:t>
      </w:r>
      <w:r w:rsidR="00104EB0">
        <w:rPr>
          <w:rFonts w:ascii="Times New Roman" w:eastAsia="新細明體" w:hAnsi="Times New Roman"/>
          <w:sz w:val="22"/>
          <w:szCs w:val="20"/>
        </w:rPr>
        <w:t>,</w:t>
      </w:r>
      <w:r w:rsidR="00104EB0" w:rsidRPr="00D12473">
        <w:rPr>
          <w:rFonts w:ascii="Times New Roman" w:eastAsia="新細明體" w:hAnsi="Times New Roman"/>
          <w:sz w:val="22"/>
          <w:szCs w:val="20"/>
        </w:rPr>
        <w:t xml:space="preserve"> and </w:t>
      </w:r>
      <w:r w:rsidR="00104EB0">
        <w:rPr>
          <w:rFonts w:ascii="Times New Roman" w:eastAsia="新細明體" w:hAnsi="Times New Roman"/>
          <w:sz w:val="22"/>
          <w:szCs w:val="20"/>
        </w:rPr>
        <w:t>determine</w:t>
      </w:r>
      <w:del w:id="83" w:author="Michael Hwang" w:date="2014-06-22T20:40:00Z">
        <w:r w:rsidR="00104EB0" w:rsidDel="007C221F">
          <w:rPr>
            <w:rFonts w:ascii="Times New Roman" w:eastAsia="新細明體" w:hAnsi="Times New Roman"/>
            <w:sz w:val="22"/>
            <w:szCs w:val="20"/>
          </w:rPr>
          <w:delText>d</w:delText>
        </w:r>
      </w:del>
      <w:r w:rsidR="00104EB0">
        <w:rPr>
          <w:rFonts w:ascii="Times New Roman" w:eastAsia="新細明體" w:hAnsi="Times New Roman"/>
          <w:sz w:val="22"/>
          <w:szCs w:val="20"/>
        </w:rPr>
        <w:t xml:space="preserve"> the </w:t>
      </w:r>
      <w:r w:rsidR="00104EB0" w:rsidRPr="00D12473">
        <w:rPr>
          <w:rFonts w:ascii="Times New Roman" w:eastAsia="新細明體" w:hAnsi="Times New Roman"/>
          <w:sz w:val="22"/>
          <w:szCs w:val="20"/>
        </w:rPr>
        <w:t>configuration</w:t>
      </w:r>
    </w:p>
    <w:p w:rsidR="006B537E" w:rsidRPr="008728D7" w:rsidRDefault="005A3D14" w:rsidP="00B941E9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0"/>
        </w:rPr>
      </w:pPr>
      <w:r w:rsidRPr="008728D7">
        <w:rPr>
          <w:rFonts w:ascii="Times New Roman" w:eastAsia="新細明體" w:hAnsi="Times New Roman"/>
          <w:sz w:val="22"/>
          <w:szCs w:val="20"/>
        </w:rPr>
        <w:t>Earned t</w:t>
      </w:r>
      <w:r w:rsidRPr="000C05CE">
        <w:rPr>
          <w:rFonts w:ascii="Times New Roman" w:eastAsia="新細明體" w:hAnsi="Times New Roman"/>
          <w:sz w:val="22"/>
          <w:szCs w:val="20"/>
        </w:rPr>
        <w:t>he Finalist</w:t>
      </w:r>
      <w:r w:rsidR="008728D7" w:rsidRPr="000C05CE">
        <w:rPr>
          <w:rFonts w:ascii="Times New Roman" w:eastAsia="新細明體" w:hAnsi="Times New Roman"/>
          <w:sz w:val="22"/>
          <w:szCs w:val="20"/>
        </w:rPr>
        <w:t xml:space="preserve"> </w:t>
      </w:r>
      <w:r w:rsidR="008728D7" w:rsidRPr="008728D7">
        <w:rPr>
          <w:rFonts w:ascii="Times New Roman" w:eastAsia="新細明體" w:hAnsi="Times New Roman"/>
          <w:sz w:val="22"/>
          <w:szCs w:val="20"/>
        </w:rPr>
        <w:t xml:space="preserve">at </w:t>
      </w:r>
      <w:r w:rsidR="007B566F" w:rsidRPr="008728D7">
        <w:rPr>
          <w:rFonts w:ascii="Times New Roman" w:eastAsia="新細明體" w:hAnsi="Times New Roman"/>
          <w:sz w:val="22"/>
          <w:szCs w:val="20"/>
        </w:rPr>
        <w:t>The 7</w:t>
      </w:r>
      <w:r w:rsidR="007B566F" w:rsidRPr="008728D7">
        <w:rPr>
          <w:rFonts w:ascii="Times New Roman" w:eastAsia="新細明體" w:hAnsi="Times New Roman"/>
          <w:sz w:val="22"/>
          <w:szCs w:val="20"/>
          <w:vertAlign w:val="superscript"/>
        </w:rPr>
        <w:t>th</w:t>
      </w:r>
      <w:r w:rsidR="007B566F" w:rsidRPr="008728D7">
        <w:rPr>
          <w:rFonts w:ascii="Times New Roman" w:eastAsia="新細明體" w:hAnsi="Times New Roman"/>
          <w:sz w:val="22"/>
          <w:szCs w:val="20"/>
        </w:rPr>
        <w:t xml:space="preserve"> International Creativity-in-Action Contest for University Student</w:t>
      </w:r>
      <w:r w:rsidR="008728D7">
        <w:rPr>
          <w:rFonts w:ascii="Times New Roman" w:eastAsia="新細明體" w:hAnsi="Times New Roman"/>
          <w:sz w:val="22"/>
          <w:szCs w:val="20"/>
        </w:rPr>
        <w:t xml:space="preserve"> </w:t>
      </w:r>
      <w:del w:id="84" w:author="Michael Hwang" w:date="2014-06-22T20:40:00Z">
        <w:r w:rsidR="008728D7" w:rsidDel="007C221F">
          <w:rPr>
            <w:rFonts w:ascii="Times New Roman" w:eastAsia="新細明體" w:hAnsi="Times New Roman"/>
            <w:sz w:val="22"/>
            <w:szCs w:val="20"/>
          </w:rPr>
          <w:delText>(</w:delText>
        </w:r>
        <w:r w:rsidR="003846A4" w:rsidDel="007C221F">
          <w:rPr>
            <w:rFonts w:ascii="Times New Roman" w:eastAsia="新細明體" w:hAnsi="Times New Roman"/>
            <w:sz w:val="22"/>
            <w:szCs w:val="20"/>
          </w:rPr>
          <w:delText>S</w:delText>
        </w:r>
      </w:del>
      <w:ins w:id="85" w:author="Michael Hwang" w:date="2014-06-22T20:40:00Z">
        <w:r w:rsidR="007C221F">
          <w:rPr>
            <w:rFonts w:ascii="Times New Roman" w:eastAsia="新細明體" w:hAnsi="Times New Roman"/>
            <w:sz w:val="22"/>
            <w:szCs w:val="20"/>
          </w:rPr>
          <w:t>s</w:t>
        </w:r>
      </w:ins>
      <w:r w:rsidR="008728D7" w:rsidRPr="008728D7">
        <w:rPr>
          <w:rFonts w:ascii="Times New Roman" w:eastAsia="新細明體" w:hAnsi="Times New Roman"/>
          <w:sz w:val="22"/>
          <w:szCs w:val="20"/>
        </w:rPr>
        <w:t xml:space="preserve">ponsored by National </w:t>
      </w:r>
      <w:r w:rsidR="008728D7">
        <w:rPr>
          <w:rFonts w:ascii="Times New Roman" w:eastAsia="新細明體" w:hAnsi="Times New Roman"/>
          <w:sz w:val="22"/>
          <w:szCs w:val="20"/>
        </w:rPr>
        <w:t>Science Council of Taiwan</w:t>
      </w:r>
      <w:del w:id="86" w:author="Michael Hwang" w:date="2014-06-22T20:40:00Z">
        <w:r w:rsidR="008728D7" w:rsidRPr="008728D7" w:rsidDel="007C221F">
          <w:rPr>
            <w:rFonts w:ascii="Times New Roman" w:eastAsia="新細明體" w:hAnsi="Times New Roman"/>
            <w:sz w:val="22"/>
            <w:szCs w:val="20"/>
          </w:rPr>
          <w:delText>)</w:delText>
        </w:r>
      </w:del>
    </w:p>
    <w:p w:rsidR="00C54C08" w:rsidRPr="00C54C08" w:rsidRDefault="00C54C08" w:rsidP="00C54C08">
      <w:pPr>
        <w:tabs>
          <w:tab w:val="left" w:pos="2127"/>
        </w:tabs>
        <w:rPr>
          <w:ins w:id="87" w:author="Michael Hwang" w:date="2014-06-22T21:04:00Z"/>
          <w:rFonts w:ascii="Times New Roman" w:eastAsia="新細明體" w:hAnsi="Times New Roman"/>
          <w:b/>
          <w:sz w:val="22"/>
          <w:szCs w:val="20"/>
        </w:rPr>
      </w:pPr>
      <w:ins w:id="88" w:author="Michael Hwang" w:date="2014-06-22T21:05:00Z">
        <w:r>
          <w:rPr>
            <w:rFonts w:ascii="Times New Roman" w:eastAsia="新細明體" w:hAnsi="Times New Roman"/>
            <w:b/>
            <w:sz w:val="22"/>
            <w:szCs w:val="20"/>
          </w:rPr>
          <w:t>Finalist</w:t>
        </w:r>
      </w:ins>
      <w:ins w:id="89" w:author="Michael Hwang" w:date="2014-06-22T21:04:00Z">
        <w:r w:rsidRPr="00C54C08">
          <w:rPr>
            <w:rFonts w:ascii="Times New Roman" w:eastAsia="新細明體" w:hAnsi="Times New Roman"/>
            <w:b/>
            <w:sz w:val="22"/>
            <w:szCs w:val="20"/>
          </w:rPr>
          <w:t xml:space="preserve"> (Work Name: Reusable Chop-Pen-Sticks) Sep 2006 </w:t>
        </w:r>
      </w:ins>
    </w:p>
    <w:p w:rsidR="00AE6FD9" w:rsidRDefault="00C54C08" w:rsidP="00180E7B">
      <w:pPr>
        <w:tabs>
          <w:tab w:val="left" w:pos="2127"/>
        </w:tabs>
        <w:rPr>
          <w:ins w:id="90" w:author="Sherlock Wang" w:date="2014-06-22T19:35:00Z"/>
          <w:rFonts w:ascii="Times New Roman" w:eastAsia="新細明體" w:hAnsi="Times New Roman"/>
          <w:b/>
          <w:sz w:val="22"/>
          <w:szCs w:val="20"/>
        </w:rPr>
      </w:pPr>
      <w:ins w:id="91" w:author="Michael Hwang" w:date="2014-06-22T21:04:00Z">
        <w:r w:rsidRPr="00C54C08">
          <w:rPr>
            <w:rFonts w:ascii="Times New Roman" w:eastAsia="新細明體" w:hAnsi="Times New Roman"/>
            <w:b/>
            <w:sz w:val="22"/>
            <w:szCs w:val="20"/>
          </w:rPr>
          <w:t>The 7</w:t>
        </w:r>
        <w:r w:rsidRPr="00C54C08">
          <w:rPr>
            <w:rFonts w:ascii="Times New Roman" w:eastAsia="新細明體" w:hAnsi="Times New Roman"/>
            <w:b/>
            <w:sz w:val="22"/>
            <w:szCs w:val="20"/>
            <w:vertAlign w:val="superscript"/>
            <w:rPrChange w:id="92" w:author="Michael Hwang" w:date="2014-06-22T21:04:00Z">
              <w:rPr>
                <w:rFonts w:ascii="Times New Roman" w:eastAsia="新細明體" w:hAnsi="Times New Roman"/>
                <w:b/>
                <w:sz w:val="22"/>
                <w:szCs w:val="20"/>
              </w:rPr>
            </w:rPrChange>
          </w:rPr>
          <w:t>th</w:t>
        </w:r>
        <w:r>
          <w:rPr>
            <w:rFonts w:ascii="Times New Roman" w:eastAsia="新細明體" w:hAnsi="Times New Roman"/>
            <w:b/>
            <w:sz w:val="22"/>
            <w:szCs w:val="20"/>
          </w:rPr>
          <w:t xml:space="preserve"> </w:t>
        </w:r>
        <w:r w:rsidRPr="00C54C08">
          <w:rPr>
            <w:rFonts w:ascii="Times New Roman" w:eastAsia="新細明體" w:hAnsi="Times New Roman"/>
            <w:b/>
            <w:sz w:val="22"/>
            <w:szCs w:val="20"/>
          </w:rPr>
          <w:t>International Creativity-in-Action Contest for University Student</w:t>
        </w:r>
      </w:ins>
    </w:p>
    <w:p w:rsidR="00180E7B" w:rsidRPr="006C56B5" w:rsidDel="00C54C08" w:rsidRDefault="00180E7B" w:rsidP="00C54C08">
      <w:pPr>
        <w:tabs>
          <w:tab w:val="left" w:pos="2127"/>
        </w:tabs>
        <w:rPr>
          <w:del w:id="93" w:author="Michael Hwang" w:date="2014-06-22T21:04:00Z"/>
          <w:rFonts w:ascii="Times New Roman" w:eastAsia="新細明體" w:hAnsi="Times New Roman"/>
          <w:b/>
          <w:sz w:val="22"/>
          <w:szCs w:val="20"/>
        </w:rPr>
      </w:pPr>
      <w:bookmarkStart w:id="94" w:name="_GoBack"/>
      <w:bookmarkEnd w:id="94"/>
      <w:del w:id="95" w:author="Michael Hwang" w:date="2014-06-22T21:04:00Z">
        <w:r w:rsidDel="00C54C08">
          <w:rPr>
            <w:rFonts w:ascii="Times New Roman" w:eastAsia="新細明體" w:hAnsi="Times New Roman"/>
            <w:b/>
            <w:sz w:val="22"/>
            <w:szCs w:val="20"/>
          </w:rPr>
          <w:delText>Reusable Chop-Pen-Sticks</w:delText>
        </w:r>
      </w:del>
    </w:p>
    <w:p w:rsidR="00FB2CE8" w:rsidRPr="00FB2CE8" w:rsidRDefault="00FB2CE8" w:rsidP="00180E7B">
      <w:pPr>
        <w:tabs>
          <w:tab w:val="left" w:pos="2127"/>
        </w:tabs>
        <w:rPr>
          <w:rFonts w:ascii="Times New Roman" w:hAnsi="Times New Roman"/>
          <w:sz w:val="22"/>
          <w:szCs w:val="23"/>
        </w:rPr>
      </w:pPr>
      <w:r w:rsidRPr="00FB2CE8">
        <w:rPr>
          <w:rFonts w:ascii="Times New Roman" w:hAnsi="Times New Roman" w:hint="eastAsia"/>
          <w:sz w:val="22"/>
          <w:szCs w:val="23"/>
        </w:rPr>
        <w:t xml:space="preserve">This project is to </w:t>
      </w:r>
      <w:r w:rsidR="001568CF">
        <w:rPr>
          <w:rFonts w:ascii="Times New Roman" w:hAnsi="Times New Roman"/>
          <w:sz w:val="22"/>
          <w:szCs w:val="23"/>
        </w:rPr>
        <w:t xml:space="preserve">combine chopsticks and pens </w:t>
      </w:r>
      <w:r w:rsidR="00E749BB">
        <w:rPr>
          <w:rFonts w:ascii="Times New Roman" w:hAnsi="Times New Roman"/>
          <w:sz w:val="22"/>
          <w:szCs w:val="23"/>
        </w:rPr>
        <w:t>to create</w:t>
      </w:r>
      <w:r w:rsidR="00B62DC4">
        <w:rPr>
          <w:rFonts w:ascii="Times New Roman" w:hAnsi="Times New Roman"/>
          <w:sz w:val="22"/>
          <w:szCs w:val="23"/>
        </w:rPr>
        <w:t xml:space="preserve"> more</w:t>
      </w:r>
      <w:r w:rsidR="0044760B">
        <w:rPr>
          <w:rFonts w:ascii="Times New Roman" w:hAnsi="Times New Roman"/>
          <w:sz w:val="22"/>
          <w:szCs w:val="23"/>
        </w:rPr>
        <w:t xml:space="preserve"> </w:t>
      </w:r>
      <w:r w:rsidR="006F57EE">
        <w:rPr>
          <w:rFonts w:ascii="Times New Roman" w:hAnsi="Times New Roman"/>
          <w:sz w:val="22"/>
          <w:szCs w:val="23"/>
        </w:rPr>
        <w:t xml:space="preserve">functions and </w:t>
      </w:r>
      <w:r w:rsidR="0044760B">
        <w:rPr>
          <w:rFonts w:ascii="Times New Roman" w:hAnsi="Times New Roman"/>
          <w:sz w:val="22"/>
          <w:szCs w:val="23"/>
        </w:rPr>
        <w:t>quality of</w:t>
      </w:r>
      <w:r w:rsidR="00E749BB">
        <w:rPr>
          <w:rFonts w:ascii="Times New Roman" w:hAnsi="Times New Roman"/>
          <w:sz w:val="22"/>
          <w:szCs w:val="23"/>
        </w:rPr>
        <w:t xml:space="preserve"> </w:t>
      </w:r>
      <w:r w:rsidR="0044760B">
        <w:rPr>
          <w:rFonts w:ascii="Times New Roman" w:hAnsi="Times New Roman"/>
          <w:sz w:val="22"/>
          <w:szCs w:val="23"/>
        </w:rPr>
        <w:t>convenience</w:t>
      </w:r>
    </w:p>
    <w:p w:rsidR="00FF44A1" w:rsidRPr="00D12473" w:rsidRDefault="00CC3E43" w:rsidP="00FF44A1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</w:rPr>
      </w:pPr>
      <w:del w:id="96" w:author="Michael Hwang" w:date="2014-06-22T20:41:00Z">
        <w:r w:rsidDel="007C221F">
          <w:rPr>
            <w:rFonts w:ascii="Times New Roman" w:eastAsia="新細明體" w:hAnsi="Times New Roman"/>
            <w:sz w:val="22"/>
            <w:szCs w:val="20"/>
          </w:rPr>
          <w:delText>Acted the team leader;</w:delText>
        </w:r>
      </w:del>
      <w:ins w:id="97" w:author="Michael Hwang" w:date="2014-06-22T20:41:00Z">
        <w:r w:rsidR="007C221F">
          <w:rPr>
            <w:rFonts w:ascii="Times New Roman" w:eastAsia="新細明體" w:hAnsi="Times New Roman"/>
            <w:sz w:val="22"/>
            <w:szCs w:val="20"/>
          </w:rPr>
          <w:t>Led the project team to</w:t>
        </w:r>
      </w:ins>
      <w:r>
        <w:rPr>
          <w:rFonts w:ascii="Times New Roman" w:eastAsia="新細明體" w:hAnsi="Times New Roman"/>
          <w:sz w:val="22"/>
          <w:szCs w:val="20"/>
        </w:rPr>
        <w:t xml:space="preserve"> d</w:t>
      </w:r>
      <w:r w:rsidR="00FF44A1" w:rsidRPr="00D12473">
        <w:rPr>
          <w:rFonts w:ascii="Times New Roman" w:eastAsia="新細明體" w:hAnsi="Times New Roman"/>
          <w:sz w:val="22"/>
          <w:szCs w:val="20"/>
        </w:rPr>
        <w:t>esign</w:t>
      </w:r>
      <w:del w:id="98" w:author="Michael Hwang" w:date="2014-06-22T20:41:00Z">
        <w:r w:rsidR="00FF44A1" w:rsidRPr="00D12473" w:rsidDel="007C221F">
          <w:rPr>
            <w:rFonts w:ascii="Times New Roman" w:eastAsia="新細明體" w:hAnsi="Times New Roman"/>
            <w:sz w:val="22"/>
            <w:szCs w:val="20"/>
          </w:rPr>
          <w:delText>ed</w:delText>
        </w:r>
      </w:del>
      <w:r w:rsidR="00FF44A1">
        <w:rPr>
          <w:rFonts w:ascii="Times New Roman" w:eastAsia="新細明體" w:hAnsi="Times New Roman"/>
          <w:sz w:val="22"/>
          <w:szCs w:val="20"/>
        </w:rPr>
        <w:t xml:space="preserve"> the prototype and</w:t>
      </w:r>
      <w:r w:rsidR="00FF44A1" w:rsidRPr="00D12473">
        <w:rPr>
          <w:rFonts w:ascii="Times New Roman" w:eastAsia="新細明體" w:hAnsi="Times New Roman"/>
          <w:sz w:val="22"/>
          <w:szCs w:val="20"/>
        </w:rPr>
        <w:t xml:space="preserve"> </w:t>
      </w:r>
      <w:r w:rsidR="00FF44A1">
        <w:rPr>
          <w:rFonts w:ascii="Times New Roman" w:eastAsia="新細明體" w:hAnsi="Times New Roman"/>
          <w:sz w:val="22"/>
          <w:szCs w:val="20"/>
        </w:rPr>
        <w:t>determine</w:t>
      </w:r>
      <w:del w:id="99" w:author="Michael Hwang" w:date="2014-06-22T20:42:00Z">
        <w:r w:rsidR="00FF44A1" w:rsidDel="007C221F">
          <w:rPr>
            <w:rFonts w:ascii="Times New Roman" w:eastAsia="新細明體" w:hAnsi="Times New Roman"/>
            <w:sz w:val="22"/>
            <w:szCs w:val="20"/>
          </w:rPr>
          <w:delText>d</w:delText>
        </w:r>
      </w:del>
      <w:r w:rsidR="00FF44A1">
        <w:rPr>
          <w:rFonts w:ascii="Times New Roman" w:eastAsia="新細明體" w:hAnsi="Times New Roman"/>
          <w:sz w:val="22"/>
          <w:szCs w:val="20"/>
        </w:rPr>
        <w:t xml:space="preserve"> the </w:t>
      </w:r>
      <w:r w:rsidR="004B1FA4">
        <w:rPr>
          <w:rFonts w:ascii="Times New Roman" w:eastAsia="新細明體" w:hAnsi="Times New Roman"/>
          <w:sz w:val="22"/>
          <w:szCs w:val="20"/>
        </w:rPr>
        <w:t>coating paint material</w:t>
      </w:r>
    </w:p>
    <w:p w:rsidR="00DC240C" w:rsidRPr="00215B1F" w:rsidDel="00C54C08" w:rsidRDefault="00180E7B" w:rsidP="00B941E9">
      <w:pPr>
        <w:numPr>
          <w:ilvl w:val="1"/>
          <w:numId w:val="22"/>
        </w:numPr>
        <w:ind w:left="490" w:hanging="229"/>
        <w:rPr>
          <w:del w:id="100" w:author="Michael Hwang" w:date="2014-06-22T21:05:00Z"/>
          <w:rFonts w:ascii="Times New Roman" w:eastAsia="新細明體" w:hAnsi="Times New Roman"/>
          <w:sz w:val="22"/>
        </w:rPr>
      </w:pPr>
      <w:del w:id="101" w:author="Michael Hwang" w:date="2014-06-22T21:05:00Z">
        <w:r w:rsidRPr="00215B1F" w:rsidDel="00C54C08">
          <w:rPr>
            <w:rFonts w:ascii="Times New Roman" w:eastAsia="新細明體" w:hAnsi="Times New Roman"/>
            <w:sz w:val="22"/>
            <w:szCs w:val="20"/>
          </w:rPr>
          <w:delText>Earned th</w:delText>
        </w:r>
        <w:r w:rsidRPr="000C05CE" w:rsidDel="00C54C08">
          <w:rPr>
            <w:rFonts w:ascii="Times New Roman" w:eastAsia="新細明體" w:hAnsi="Times New Roman"/>
            <w:sz w:val="22"/>
            <w:szCs w:val="20"/>
          </w:rPr>
          <w:delText>e Finalist</w:delText>
        </w:r>
        <w:r w:rsidR="00215B1F" w:rsidRPr="000C05CE" w:rsidDel="00C54C08">
          <w:rPr>
            <w:rFonts w:ascii="Times New Roman" w:eastAsia="新細明體" w:hAnsi="Times New Roman"/>
            <w:sz w:val="22"/>
            <w:szCs w:val="20"/>
          </w:rPr>
          <w:delText xml:space="preserve"> a</w:delText>
        </w:r>
        <w:r w:rsidR="00215B1F" w:rsidRPr="00215B1F" w:rsidDel="00C54C08">
          <w:rPr>
            <w:rFonts w:ascii="Times New Roman" w:eastAsia="新細明體" w:hAnsi="Times New Roman"/>
            <w:sz w:val="22"/>
            <w:szCs w:val="20"/>
          </w:rPr>
          <w:delText>t</w:delText>
        </w:r>
        <w:r w:rsidR="00215B1F" w:rsidRPr="00215B1F" w:rsidDel="00C54C08">
          <w:rPr>
            <w:rFonts w:ascii="Times New Roman" w:eastAsia="新細明體" w:hAnsi="Times New Roman"/>
            <w:color w:val="FF0000"/>
            <w:sz w:val="22"/>
            <w:szCs w:val="20"/>
          </w:rPr>
          <w:delText xml:space="preserve"> </w:delText>
        </w:r>
        <w:r w:rsidR="007B566F" w:rsidRPr="00215B1F" w:rsidDel="00C54C08">
          <w:rPr>
            <w:rFonts w:ascii="Times New Roman" w:eastAsia="新細明體" w:hAnsi="Times New Roman"/>
            <w:sz w:val="22"/>
            <w:szCs w:val="20"/>
          </w:rPr>
          <w:delText>The 7</w:delText>
        </w:r>
        <w:r w:rsidR="007B566F" w:rsidRPr="00215B1F" w:rsidDel="00C54C08">
          <w:rPr>
            <w:rFonts w:ascii="Times New Roman" w:eastAsia="新細明體" w:hAnsi="Times New Roman"/>
            <w:sz w:val="22"/>
            <w:szCs w:val="20"/>
            <w:vertAlign w:val="superscript"/>
          </w:rPr>
          <w:delText>th</w:delText>
        </w:r>
        <w:r w:rsidR="007B566F" w:rsidRPr="00215B1F" w:rsidDel="00C54C08">
          <w:rPr>
            <w:rFonts w:ascii="Times New Roman" w:eastAsia="新細明體" w:hAnsi="Times New Roman"/>
            <w:sz w:val="22"/>
            <w:szCs w:val="20"/>
          </w:rPr>
          <w:delText xml:space="preserve"> International Creativity-in-Action Contest for University Student</w:delText>
        </w:r>
        <w:r w:rsidR="007C0C1F" w:rsidDel="00C54C08">
          <w:rPr>
            <w:rFonts w:ascii="Times New Roman" w:eastAsia="新細明體" w:hAnsi="Times New Roman"/>
            <w:sz w:val="22"/>
            <w:szCs w:val="20"/>
          </w:rPr>
          <w:delText xml:space="preserve"> </w:delText>
        </w:r>
      </w:del>
      <w:del w:id="102" w:author="Michael Hwang" w:date="2014-06-22T20:42:00Z">
        <w:r w:rsidR="007C0C1F" w:rsidDel="001B35C0">
          <w:rPr>
            <w:rFonts w:ascii="Times New Roman" w:eastAsia="新細明體" w:hAnsi="Times New Roman"/>
            <w:sz w:val="22"/>
            <w:szCs w:val="20"/>
          </w:rPr>
          <w:delText>(S</w:delText>
        </w:r>
      </w:del>
      <w:del w:id="103" w:author="Michael Hwang" w:date="2014-06-22T21:05:00Z">
        <w:r w:rsidR="007C0C1F" w:rsidRPr="008728D7" w:rsidDel="00C54C08">
          <w:rPr>
            <w:rFonts w:ascii="Times New Roman" w:eastAsia="新細明體" w:hAnsi="Times New Roman"/>
            <w:sz w:val="22"/>
            <w:szCs w:val="20"/>
          </w:rPr>
          <w:delText xml:space="preserve">ponsored by National </w:delText>
        </w:r>
        <w:r w:rsidR="007C0C1F" w:rsidDel="00C54C08">
          <w:rPr>
            <w:rFonts w:ascii="Times New Roman" w:eastAsia="新細明體" w:hAnsi="Times New Roman"/>
            <w:sz w:val="22"/>
            <w:szCs w:val="20"/>
          </w:rPr>
          <w:delText>Science Council of Taiwan</w:delText>
        </w:r>
      </w:del>
      <w:del w:id="104" w:author="Michael Hwang" w:date="2014-06-22T20:44:00Z">
        <w:r w:rsidR="007C0C1F" w:rsidRPr="008728D7" w:rsidDel="001B35C0">
          <w:rPr>
            <w:rFonts w:ascii="Times New Roman" w:eastAsia="新細明體" w:hAnsi="Times New Roman"/>
            <w:sz w:val="22"/>
            <w:szCs w:val="20"/>
          </w:rPr>
          <w:delText>)</w:delText>
        </w:r>
      </w:del>
    </w:p>
    <w:p w:rsidR="00AC4F08" w:rsidRPr="006C56B5" w:rsidRDefault="00AC4F08" w:rsidP="001273CC">
      <w:pPr>
        <w:tabs>
          <w:tab w:val="left" w:pos="2127"/>
        </w:tabs>
        <w:rPr>
          <w:rFonts w:ascii="Times New Roman" w:eastAsia="新細明體" w:hAnsi="Times New Roman"/>
          <w:sz w:val="22"/>
        </w:rPr>
      </w:pPr>
    </w:p>
    <w:p w:rsidR="00A65E98" w:rsidRPr="006C56B5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E</w:t>
      </w:r>
      <w:r w:rsidR="00661DB1" w:rsidRPr="006C56B5">
        <w:rPr>
          <w:rFonts w:ascii="Times New Roman" w:eastAsia="新細明體" w:hAnsi="Times New Roman"/>
          <w:b/>
          <w:sz w:val="22"/>
          <w:szCs w:val="20"/>
        </w:rPr>
        <w:t>XTRACURRICULAR</w:t>
      </w:r>
      <w:r w:rsidRPr="006C56B5">
        <w:rPr>
          <w:rFonts w:ascii="Times New Roman" w:eastAsia="新細明體" w:hAnsi="Times New Roman"/>
          <w:b/>
          <w:sz w:val="22"/>
          <w:szCs w:val="20"/>
        </w:rPr>
        <w:t xml:space="preserve"> A</w:t>
      </w:r>
      <w:r w:rsidR="00661DB1" w:rsidRPr="006C56B5">
        <w:rPr>
          <w:rFonts w:ascii="Times New Roman" w:eastAsia="新細明體" w:hAnsi="Times New Roman"/>
          <w:b/>
          <w:sz w:val="22"/>
          <w:szCs w:val="20"/>
        </w:rPr>
        <w:t>CTIVITIES</w:t>
      </w:r>
    </w:p>
    <w:p w:rsidR="00A65E98" w:rsidRPr="006C56B5" w:rsidRDefault="00A65E98" w:rsidP="00E36543">
      <w:pPr>
        <w:tabs>
          <w:tab w:val="right" w:pos="8789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>Club for Initiative Design &amp; Engineering</w:t>
      </w:r>
      <w:r w:rsidR="007339F8" w:rsidRPr="006C56B5">
        <w:rPr>
          <w:rFonts w:ascii="Times New Roman" w:eastAsia="新細明體" w:hAnsi="Times New Roman"/>
          <w:sz w:val="22"/>
          <w:szCs w:val="20"/>
        </w:rPr>
        <w:tab/>
      </w:r>
      <w:r w:rsidRPr="006C56B5">
        <w:rPr>
          <w:rFonts w:ascii="Times New Roman" w:eastAsia="新細明體" w:hAnsi="Times New Roman"/>
          <w:sz w:val="22"/>
          <w:szCs w:val="20"/>
        </w:rPr>
        <w:t>CCU,</w:t>
      </w:r>
      <w:r w:rsidR="007339F8" w:rsidRPr="006C56B5">
        <w:rPr>
          <w:rFonts w:ascii="Times New Roman" w:eastAsia="新細明體" w:hAnsi="Times New Roman"/>
          <w:sz w:val="22"/>
          <w:szCs w:val="20"/>
        </w:rPr>
        <w:tab/>
      </w:r>
      <w:r w:rsidRPr="006C56B5">
        <w:rPr>
          <w:rFonts w:ascii="Times New Roman" w:eastAsia="新細明體" w:hAnsi="Times New Roman"/>
          <w:sz w:val="22"/>
          <w:szCs w:val="20"/>
        </w:rPr>
        <w:t>2004</w:t>
      </w:r>
      <w:r w:rsidR="006A1E6C" w:rsidRPr="006C56B5">
        <w:rPr>
          <w:rFonts w:ascii="Times New Roman" w:eastAsia="新細明體" w:hAnsi="Times New Roman"/>
          <w:sz w:val="22"/>
          <w:szCs w:val="20"/>
        </w:rPr>
        <w:t>-</w:t>
      </w:r>
      <w:r w:rsidRPr="006C56B5">
        <w:rPr>
          <w:rFonts w:ascii="Times New Roman" w:eastAsia="新細明體" w:hAnsi="Times New Roman"/>
          <w:sz w:val="22"/>
          <w:szCs w:val="20"/>
        </w:rPr>
        <w:t>2007</w:t>
      </w:r>
    </w:p>
    <w:p w:rsidR="00A65E98" w:rsidRPr="006C56B5" w:rsidRDefault="00A65E98" w:rsidP="00E36543">
      <w:pPr>
        <w:tabs>
          <w:tab w:val="left" w:pos="1985"/>
          <w:tab w:val="right" w:pos="8789"/>
          <w:tab w:val="right" w:pos="9890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kern w:val="0"/>
          <w:sz w:val="22"/>
          <w:szCs w:val="36"/>
          <w:lang w:eastAsia="en-US"/>
        </w:rPr>
        <w:t xml:space="preserve">Club of </w:t>
      </w:r>
      <w:r w:rsidR="0051013B">
        <w:rPr>
          <w:rFonts w:ascii="Times New Roman" w:eastAsia="新細明體" w:hAnsi="Times New Roman"/>
          <w:kern w:val="0"/>
          <w:sz w:val="22"/>
          <w:szCs w:val="36"/>
          <w:lang w:eastAsia="en-US"/>
        </w:rPr>
        <w:t>Taichi</w:t>
      </w:r>
      <w:r w:rsidRPr="006C56B5">
        <w:rPr>
          <w:rFonts w:ascii="Times New Roman" w:eastAsia="新細明體" w:hAnsi="Times New Roman"/>
          <w:kern w:val="0"/>
          <w:sz w:val="22"/>
          <w:szCs w:val="36"/>
          <w:lang w:eastAsia="en-US"/>
        </w:rPr>
        <w:t xml:space="preserve"> (a soft Chinese martial arts)</w:t>
      </w:r>
      <w:r w:rsidR="007339F8" w:rsidRPr="006C56B5">
        <w:rPr>
          <w:rFonts w:ascii="Times New Roman" w:eastAsia="新細明體" w:hAnsi="Times New Roman"/>
          <w:kern w:val="0"/>
          <w:sz w:val="22"/>
          <w:szCs w:val="36"/>
          <w:lang w:eastAsia="en-US"/>
        </w:rPr>
        <w:tab/>
      </w:r>
      <w:r w:rsidRPr="006C56B5">
        <w:rPr>
          <w:rFonts w:ascii="Times New Roman" w:eastAsia="新細明體" w:hAnsi="Times New Roman"/>
          <w:sz w:val="22"/>
          <w:szCs w:val="20"/>
        </w:rPr>
        <w:t>CCU,</w:t>
      </w:r>
      <w:r w:rsidR="007339F8" w:rsidRPr="006C56B5">
        <w:rPr>
          <w:rFonts w:ascii="Times New Roman" w:eastAsia="新細明體" w:hAnsi="Times New Roman"/>
          <w:sz w:val="22"/>
          <w:szCs w:val="20"/>
        </w:rPr>
        <w:tab/>
        <w:t xml:space="preserve"> </w:t>
      </w:r>
      <w:r w:rsidRPr="006C56B5">
        <w:rPr>
          <w:rFonts w:ascii="Times New Roman" w:eastAsia="新細明體" w:hAnsi="Times New Roman"/>
          <w:sz w:val="22"/>
          <w:szCs w:val="20"/>
        </w:rPr>
        <w:t>2003-2007</w:t>
      </w:r>
    </w:p>
    <w:p w:rsidR="00F7698E" w:rsidRPr="006C56B5" w:rsidRDefault="00F7698E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0"/>
        </w:rPr>
      </w:pPr>
    </w:p>
    <w:p w:rsidR="00A65E98" w:rsidRPr="006C56B5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0"/>
        </w:rPr>
      </w:pPr>
      <w:r w:rsidRPr="006C56B5">
        <w:rPr>
          <w:rFonts w:ascii="Times New Roman" w:eastAsia="新細明體" w:hAnsi="Times New Roman"/>
          <w:b/>
          <w:sz w:val="22"/>
          <w:szCs w:val="20"/>
        </w:rPr>
        <w:t>A</w:t>
      </w:r>
      <w:r w:rsidR="004E2778" w:rsidRPr="006C56B5">
        <w:rPr>
          <w:rFonts w:ascii="Times New Roman" w:eastAsia="新細明體" w:hAnsi="Times New Roman"/>
          <w:b/>
          <w:sz w:val="22"/>
          <w:szCs w:val="20"/>
        </w:rPr>
        <w:t>DDITIONAL</w:t>
      </w:r>
      <w:r w:rsidRPr="006C56B5">
        <w:rPr>
          <w:rFonts w:ascii="Times New Roman" w:eastAsia="新細明體" w:hAnsi="Times New Roman"/>
          <w:b/>
          <w:sz w:val="22"/>
          <w:szCs w:val="20"/>
        </w:rPr>
        <w:t xml:space="preserve"> I</w:t>
      </w:r>
      <w:r w:rsidR="004E2778" w:rsidRPr="006C56B5">
        <w:rPr>
          <w:rFonts w:ascii="Times New Roman" w:eastAsia="新細明體" w:hAnsi="Times New Roman"/>
          <w:b/>
          <w:sz w:val="22"/>
          <w:szCs w:val="20"/>
        </w:rPr>
        <w:t>NFORMATION</w:t>
      </w:r>
    </w:p>
    <w:p w:rsidR="00A65E98" w:rsidRPr="006C56B5" w:rsidRDefault="004E13FE" w:rsidP="001273CC">
      <w:pPr>
        <w:tabs>
          <w:tab w:val="left" w:pos="2127"/>
        </w:tabs>
        <w:rPr>
          <w:rFonts w:ascii="Times New Roman" w:eastAsia="新細明體" w:hAnsi="Times New Roman"/>
          <w:sz w:val="22"/>
          <w:szCs w:val="20"/>
        </w:rPr>
      </w:pPr>
      <w:r w:rsidRPr="006C56B5">
        <w:rPr>
          <w:rFonts w:ascii="Times New Roman" w:eastAsia="新細明體" w:hAnsi="Times New Roman"/>
          <w:sz w:val="22"/>
          <w:szCs w:val="20"/>
        </w:rPr>
        <w:t>Languages:</w:t>
      </w:r>
      <w:r w:rsidRPr="006C56B5">
        <w:rPr>
          <w:rFonts w:ascii="Times New Roman" w:eastAsia="新細明體" w:hAnsi="Times New Roman"/>
          <w:sz w:val="22"/>
          <w:szCs w:val="20"/>
        </w:rPr>
        <w:tab/>
      </w:r>
      <w:r w:rsidR="00A65E98" w:rsidRPr="006C56B5">
        <w:rPr>
          <w:rFonts w:ascii="Times New Roman" w:eastAsia="新細明體" w:hAnsi="Times New Roman"/>
          <w:sz w:val="22"/>
          <w:szCs w:val="20"/>
        </w:rPr>
        <w:t xml:space="preserve">Native in </w:t>
      </w:r>
      <w:r w:rsidR="00D24521" w:rsidRPr="006C56B5">
        <w:rPr>
          <w:rFonts w:ascii="Times New Roman" w:eastAsia="新細明體" w:hAnsi="Times New Roman"/>
          <w:sz w:val="22"/>
          <w:szCs w:val="20"/>
        </w:rPr>
        <w:t>Mandarin</w:t>
      </w:r>
      <w:r w:rsidR="00A65E98" w:rsidRPr="006C56B5">
        <w:rPr>
          <w:rFonts w:ascii="Times New Roman" w:eastAsia="新細明體" w:hAnsi="Times New Roman"/>
          <w:sz w:val="22"/>
          <w:szCs w:val="20"/>
        </w:rPr>
        <w:t>/Taiwanese</w:t>
      </w:r>
      <w:r w:rsidR="00C20F9E" w:rsidRPr="006C56B5">
        <w:rPr>
          <w:rFonts w:ascii="Times New Roman" w:eastAsia="新細明體" w:hAnsi="Times New Roman"/>
          <w:sz w:val="22"/>
          <w:szCs w:val="20"/>
        </w:rPr>
        <w:t>,</w:t>
      </w:r>
      <w:r w:rsidR="00A65E98" w:rsidRPr="006C56B5">
        <w:rPr>
          <w:rFonts w:ascii="Times New Roman" w:eastAsia="新細明體" w:hAnsi="Times New Roman"/>
          <w:sz w:val="22"/>
          <w:szCs w:val="20"/>
        </w:rPr>
        <w:t xml:space="preserve"> </w:t>
      </w:r>
      <w:r w:rsidR="00482166" w:rsidRPr="006C56B5">
        <w:rPr>
          <w:rFonts w:ascii="Times New Roman" w:eastAsia="新細明體" w:hAnsi="Times New Roman"/>
          <w:sz w:val="22"/>
          <w:szCs w:val="20"/>
        </w:rPr>
        <w:t>F</w:t>
      </w:r>
      <w:r w:rsidR="00E4196C" w:rsidRPr="006C56B5">
        <w:rPr>
          <w:rFonts w:ascii="Times New Roman" w:eastAsia="新細明體" w:hAnsi="Times New Roman"/>
          <w:sz w:val="22"/>
          <w:szCs w:val="20"/>
        </w:rPr>
        <w:t>luent</w:t>
      </w:r>
      <w:r w:rsidR="00A65E98" w:rsidRPr="006C56B5">
        <w:rPr>
          <w:rFonts w:ascii="Times New Roman" w:eastAsia="新細明體" w:hAnsi="Times New Roman"/>
          <w:sz w:val="22"/>
          <w:szCs w:val="20"/>
        </w:rPr>
        <w:t xml:space="preserve"> in English</w:t>
      </w:r>
    </w:p>
    <w:p w:rsidR="00A130D7" w:rsidRDefault="00537C36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</w:rPr>
      </w:pPr>
      <w:r w:rsidRPr="006C56B5">
        <w:rPr>
          <w:rFonts w:ascii="Times New Roman" w:eastAsia="新細明體" w:hAnsi="Times New Roman"/>
          <w:sz w:val="22"/>
        </w:rPr>
        <w:t>Interests &amp; Hobbies</w:t>
      </w:r>
      <w:r w:rsidR="00A65E98" w:rsidRPr="006C56B5">
        <w:rPr>
          <w:rFonts w:ascii="Times New Roman" w:eastAsia="新細明體" w:hAnsi="Times New Roman"/>
          <w:sz w:val="22"/>
        </w:rPr>
        <w:t xml:space="preserve">: </w:t>
      </w:r>
      <w:r w:rsidR="00AD7364" w:rsidRPr="006C56B5">
        <w:rPr>
          <w:rFonts w:ascii="Times New Roman" w:eastAsia="新細明體" w:hAnsi="Times New Roman"/>
          <w:sz w:val="22"/>
        </w:rPr>
        <w:tab/>
      </w:r>
      <w:r w:rsidR="00A65E98" w:rsidRPr="006C56B5">
        <w:rPr>
          <w:rFonts w:ascii="Times New Roman" w:eastAsia="新細明體" w:hAnsi="Times New Roman"/>
          <w:kern w:val="0"/>
          <w:sz w:val="22"/>
          <w:szCs w:val="36"/>
          <w:lang w:eastAsia="en-US"/>
        </w:rPr>
        <w:t>Tai</w:t>
      </w:r>
      <w:r w:rsidR="00AA3264">
        <w:rPr>
          <w:rFonts w:ascii="Times New Roman" w:eastAsia="新細明體" w:hAnsi="Times New Roman"/>
          <w:kern w:val="0"/>
          <w:sz w:val="22"/>
          <w:szCs w:val="36"/>
          <w:lang w:eastAsia="en-US"/>
        </w:rPr>
        <w:t>chi</w:t>
      </w:r>
      <w:r w:rsidR="00D85997" w:rsidRPr="006C56B5">
        <w:rPr>
          <w:rFonts w:ascii="Times New Roman" w:eastAsia="新細明體" w:hAnsi="Times New Roman"/>
          <w:sz w:val="22"/>
        </w:rPr>
        <w:t xml:space="preserve"> (10</w:t>
      </w:r>
      <w:r w:rsidR="00A65E98" w:rsidRPr="006C56B5">
        <w:rPr>
          <w:rFonts w:ascii="Times New Roman" w:eastAsia="新細明體" w:hAnsi="Times New Roman"/>
          <w:sz w:val="22"/>
        </w:rPr>
        <w:t>-year formal training), Chinese martial arts, sports,</w:t>
      </w:r>
      <w:r w:rsidR="00A130D7">
        <w:rPr>
          <w:rFonts w:ascii="Times New Roman" w:eastAsia="新細明體" w:hAnsi="Times New Roman"/>
          <w:sz w:val="22"/>
        </w:rPr>
        <w:t xml:space="preserve"> </w:t>
      </w:r>
      <w:r w:rsidR="00AF5C94" w:rsidRPr="006C56B5">
        <w:rPr>
          <w:rFonts w:ascii="Times New Roman" w:eastAsia="新細明體" w:hAnsi="Times New Roman"/>
          <w:sz w:val="22"/>
        </w:rPr>
        <w:t xml:space="preserve">Chinese </w:t>
      </w:r>
      <w:r w:rsidR="00A65E98" w:rsidRPr="006C56B5">
        <w:rPr>
          <w:rFonts w:ascii="Times New Roman" w:eastAsia="新細明體" w:hAnsi="Times New Roman"/>
          <w:sz w:val="22"/>
        </w:rPr>
        <w:t>calligraphy,</w:t>
      </w:r>
    </w:p>
    <w:p w:rsidR="00A130D7" w:rsidRDefault="00A130D7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0"/>
        </w:rPr>
      </w:pPr>
      <w:r>
        <w:rPr>
          <w:rFonts w:ascii="Times New Roman" w:eastAsia="新細明體" w:hAnsi="Times New Roman"/>
          <w:sz w:val="22"/>
        </w:rPr>
        <w:tab/>
      </w:r>
      <w:r w:rsidR="00A65E98" w:rsidRPr="006C56B5">
        <w:rPr>
          <w:rFonts w:ascii="Times New Roman" w:eastAsia="新細明體" w:hAnsi="Times New Roman"/>
          <w:sz w:val="22"/>
        </w:rPr>
        <w:t xml:space="preserve">reading, and traveling (visited </w:t>
      </w:r>
      <w:r w:rsidR="00A65E98" w:rsidRPr="006C56B5">
        <w:rPr>
          <w:rFonts w:ascii="Times New Roman" w:eastAsia="新細明體" w:hAnsi="Times New Roman"/>
          <w:sz w:val="22"/>
          <w:szCs w:val="20"/>
        </w:rPr>
        <w:t>England, France, Russia, Singapore, Vietnam, Japan</w:t>
      </w:r>
      <w:r w:rsidR="00DF6975" w:rsidRPr="006C56B5">
        <w:rPr>
          <w:rFonts w:ascii="Times New Roman" w:eastAsia="新細明體" w:hAnsi="Times New Roman"/>
          <w:sz w:val="22"/>
          <w:szCs w:val="20"/>
        </w:rPr>
        <w:t>,</w:t>
      </w:r>
    </w:p>
    <w:p w:rsidR="00A65E98" w:rsidRPr="006C56B5" w:rsidRDefault="00A130D7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0"/>
        </w:rPr>
      </w:pPr>
      <w:r>
        <w:rPr>
          <w:rFonts w:ascii="Times New Roman" w:eastAsia="新細明體" w:hAnsi="Times New Roman"/>
          <w:sz w:val="22"/>
          <w:szCs w:val="20"/>
        </w:rPr>
        <w:tab/>
      </w:r>
      <w:del w:id="105" w:author="Michael Hwang" w:date="2014-06-22T20:44:00Z">
        <w:r w:rsidR="00DF6975" w:rsidRPr="006C56B5" w:rsidDel="001B35C0">
          <w:rPr>
            <w:rFonts w:ascii="Times New Roman" w:eastAsia="新細明體" w:hAnsi="Times New Roman"/>
            <w:sz w:val="22"/>
            <w:szCs w:val="20"/>
          </w:rPr>
          <w:delText xml:space="preserve">the </w:delText>
        </w:r>
      </w:del>
      <w:ins w:id="106" w:author="Michael Hwang" w:date="2014-06-22T20:44:00Z">
        <w:r w:rsidR="001B35C0">
          <w:rPr>
            <w:rFonts w:ascii="Times New Roman" w:eastAsia="新細明體" w:hAnsi="Times New Roman"/>
            <w:sz w:val="22"/>
            <w:szCs w:val="20"/>
          </w:rPr>
          <w:t>and</w:t>
        </w:r>
        <w:r w:rsidR="001B35C0" w:rsidRPr="006C56B5">
          <w:rPr>
            <w:rFonts w:ascii="Times New Roman" w:eastAsia="新細明體" w:hAnsi="Times New Roman"/>
            <w:sz w:val="22"/>
            <w:szCs w:val="20"/>
          </w:rPr>
          <w:t xml:space="preserve"> </w:t>
        </w:r>
      </w:ins>
      <w:r w:rsidR="00DF6975" w:rsidRPr="006C56B5">
        <w:rPr>
          <w:rFonts w:ascii="Times New Roman" w:eastAsia="新細明體" w:hAnsi="Times New Roman"/>
          <w:sz w:val="22"/>
          <w:szCs w:val="20"/>
        </w:rPr>
        <w:t>US</w:t>
      </w:r>
      <w:r w:rsidR="00A65E98" w:rsidRPr="006C56B5">
        <w:rPr>
          <w:rFonts w:ascii="Times New Roman" w:eastAsia="新細明體" w:hAnsi="Times New Roman"/>
          <w:sz w:val="22"/>
          <w:szCs w:val="20"/>
        </w:rPr>
        <w:t>)</w:t>
      </w:r>
    </w:p>
    <w:sectPr w:rsidR="00A65E98" w:rsidRPr="006C56B5" w:rsidSect="009671B1">
      <w:headerReference w:type="default" r:id="rId8"/>
      <w:footerReference w:type="default" r:id="rId9"/>
      <w:pgSz w:w="11906" w:h="16838" w:code="9"/>
      <w:pgMar w:top="1008" w:right="1008" w:bottom="1008" w:left="1008" w:header="720" w:footer="86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D1B" w:rsidRDefault="000F1D1B">
      <w:r>
        <w:separator/>
      </w:r>
    </w:p>
  </w:endnote>
  <w:endnote w:type="continuationSeparator" w:id="0">
    <w:p w:rsidR="000F1D1B" w:rsidRDefault="000F1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新中黑">
    <w:altName w:val="細明體"/>
    <w:charset w:val="88"/>
    <w:family w:val="modern"/>
    <w:pitch w:val="fixed"/>
    <w:sig w:usb0="00000000" w:usb1="38CF7C70" w:usb2="00000016" w:usb3="00000000" w:csb0="001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IN-Light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pStyle w:val="a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D1B" w:rsidRDefault="000F1D1B">
      <w:r>
        <w:separator/>
      </w:r>
    </w:p>
  </w:footnote>
  <w:footnote w:type="continuationSeparator" w:id="0">
    <w:p w:rsidR="000F1D1B" w:rsidRDefault="000F1D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tabs>
        <w:tab w:val="right" w:pos="9360"/>
      </w:tabs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82344"/>
    <w:multiLevelType w:val="hybridMultilevel"/>
    <w:tmpl w:val="7B1AF036"/>
    <w:lvl w:ilvl="0" w:tplc="987A306E">
      <w:start w:val="4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BED2B14"/>
    <w:multiLevelType w:val="hybridMultilevel"/>
    <w:tmpl w:val="C78036C0"/>
    <w:lvl w:ilvl="0" w:tplc="99DE840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CE322B7"/>
    <w:multiLevelType w:val="hybridMultilevel"/>
    <w:tmpl w:val="C0F05F36"/>
    <w:lvl w:ilvl="0" w:tplc="9CEC946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A6A79D6"/>
    <w:multiLevelType w:val="hybridMultilevel"/>
    <w:tmpl w:val="C4265F30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27843217"/>
    <w:multiLevelType w:val="hybridMultilevel"/>
    <w:tmpl w:val="265E2D68"/>
    <w:lvl w:ilvl="0" w:tplc="6350660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5">
    <w:nsid w:val="322319E8"/>
    <w:multiLevelType w:val="hybridMultilevel"/>
    <w:tmpl w:val="1884FCBE"/>
    <w:lvl w:ilvl="0" w:tplc="67E4F29E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CB5BEF"/>
    <w:multiLevelType w:val="hybridMultilevel"/>
    <w:tmpl w:val="B25261EA"/>
    <w:lvl w:ilvl="0" w:tplc="1FE8761C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">
    <w:nsid w:val="3C1667C4"/>
    <w:multiLevelType w:val="hybridMultilevel"/>
    <w:tmpl w:val="573A9D10"/>
    <w:lvl w:ilvl="0" w:tplc="D9D0C3DC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">
    <w:nsid w:val="3DEE1A4D"/>
    <w:multiLevelType w:val="hybridMultilevel"/>
    <w:tmpl w:val="E40C651C"/>
    <w:lvl w:ilvl="0" w:tplc="7728C0A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9">
    <w:nsid w:val="4F5B16A9"/>
    <w:multiLevelType w:val="hybridMultilevel"/>
    <w:tmpl w:val="CE08979C"/>
    <w:lvl w:ilvl="0" w:tplc="74F8CB68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  <w:sz w:val="23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0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F6D2A3C"/>
    <w:multiLevelType w:val="hybridMultilevel"/>
    <w:tmpl w:val="8BA01384"/>
    <w:lvl w:ilvl="0" w:tplc="1898CE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64F30469"/>
    <w:multiLevelType w:val="hybridMultilevel"/>
    <w:tmpl w:val="A53C7E9C"/>
    <w:lvl w:ilvl="0" w:tplc="8C4CDDF6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3">
    <w:nsid w:val="68A24EB1"/>
    <w:multiLevelType w:val="hybridMultilevel"/>
    <w:tmpl w:val="5C14C61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>
    <w:nsid w:val="6A297E68"/>
    <w:multiLevelType w:val="hybridMultilevel"/>
    <w:tmpl w:val="00A2B69C"/>
    <w:lvl w:ilvl="0" w:tplc="B3F4179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A7C618C"/>
    <w:multiLevelType w:val="hybridMultilevel"/>
    <w:tmpl w:val="2C4AA2F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>
    <w:nsid w:val="71675D48"/>
    <w:multiLevelType w:val="hybridMultilevel"/>
    <w:tmpl w:val="780A9BC8"/>
    <w:lvl w:ilvl="0" w:tplc="5A780684">
      <w:numFmt w:val="bullet"/>
      <w:lvlText w:val="-"/>
      <w:lvlJc w:val="left"/>
      <w:pPr>
        <w:ind w:left="785" w:hanging="360"/>
      </w:pPr>
      <w:rPr>
        <w:rFonts w:ascii="Garamond" w:eastAsia="新細明體" w:hAnsi="Garamond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7">
    <w:nsid w:val="774F754C"/>
    <w:multiLevelType w:val="hybridMultilevel"/>
    <w:tmpl w:val="6C0A1C52"/>
    <w:lvl w:ilvl="0" w:tplc="DF08FA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C2AEA2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77E3076A"/>
    <w:multiLevelType w:val="hybridMultilevel"/>
    <w:tmpl w:val="68D64B1C"/>
    <w:lvl w:ilvl="0" w:tplc="4BBA9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5CABC4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A2C2A97"/>
    <w:multiLevelType w:val="hybridMultilevel"/>
    <w:tmpl w:val="30AC85EC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>
    <w:nsid w:val="7A8F0D3C"/>
    <w:multiLevelType w:val="hybridMultilevel"/>
    <w:tmpl w:val="8FD8EAFC"/>
    <w:lvl w:ilvl="0" w:tplc="01B6FD4A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1">
    <w:nsid w:val="7DD17DAC"/>
    <w:multiLevelType w:val="hybridMultilevel"/>
    <w:tmpl w:val="CC6E4DDA"/>
    <w:lvl w:ilvl="0" w:tplc="7E2E18CC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1"/>
  </w:num>
  <w:num w:numId="3">
    <w:abstractNumId w:val="19"/>
  </w:num>
  <w:num w:numId="4">
    <w:abstractNumId w:val="15"/>
  </w:num>
  <w:num w:numId="5">
    <w:abstractNumId w:val="13"/>
  </w:num>
  <w:num w:numId="6">
    <w:abstractNumId w:val="3"/>
  </w:num>
  <w:num w:numId="7">
    <w:abstractNumId w:val="21"/>
  </w:num>
  <w:num w:numId="8">
    <w:abstractNumId w:val="18"/>
  </w:num>
  <w:num w:numId="9">
    <w:abstractNumId w:val="2"/>
  </w:num>
  <w:num w:numId="10">
    <w:abstractNumId w:val="0"/>
  </w:num>
  <w:num w:numId="11">
    <w:abstractNumId w:val="1"/>
  </w:num>
  <w:num w:numId="12">
    <w:abstractNumId w:val="1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6"/>
  </w:num>
  <w:num w:numId="17">
    <w:abstractNumId w:val="4"/>
  </w:num>
  <w:num w:numId="18">
    <w:abstractNumId w:val="7"/>
  </w:num>
  <w:num w:numId="19">
    <w:abstractNumId w:val="20"/>
  </w:num>
  <w:num w:numId="20">
    <w:abstractNumId w:val="16"/>
  </w:num>
  <w:num w:numId="21">
    <w:abstractNumId w:val="12"/>
  </w:num>
  <w:num w:numId="22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hael Hwang">
    <w15:presenceInfo w15:providerId="Windows Live" w15:userId="f599cf9c5e450764"/>
  </w15:person>
  <w15:person w15:author="Sherlock Wang">
    <w15:presenceInfo w15:providerId="None" w15:userId="Sherlock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954BD"/>
    <w:rsid w:val="00001299"/>
    <w:rsid w:val="00002F04"/>
    <w:rsid w:val="00004C7C"/>
    <w:rsid w:val="000065AE"/>
    <w:rsid w:val="00010689"/>
    <w:rsid w:val="00013A3C"/>
    <w:rsid w:val="00013C24"/>
    <w:rsid w:val="00016DB6"/>
    <w:rsid w:val="000206BB"/>
    <w:rsid w:val="00020FF2"/>
    <w:rsid w:val="00026A61"/>
    <w:rsid w:val="00035E01"/>
    <w:rsid w:val="00041635"/>
    <w:rsid w:val="00042138"/>
    <w:rsid w:val="00042C83"/>
    <w:rsid w:val="0004688B"/>
    <w:rsid w:val="0005084B"/>
    <w:rsid w:val="00056019"/>
    <w:rsid w:val="00066AA4"/>
    <w:rsid w:val="00067036"/>
    <w:rsid w:val="00070616"/>
    <w:rsid w:val="000807BB"/>
    <w:rsid w:val="000A2735"/>
    <w:rsid w:val="000A2818"/>
    <w:rsid w:val="000A5E15"/>
    <w:rsid w:val="000A6141"/>
    <w:rsid w:val="000B0AC1"/>
    <w:rsid w:val="000B16C9"/>
    <w:rsid w:val="000B6645"/>
    <w:rsid w:val="000B693C"/>
    <w:rsid w:val="000B6BB6"/>
    <w:rsid w:val="000B7ACF"/>
    <w:rsid w:val="000C05CE"/>
    <w:rsid w:val="000C10DE"/>
    <w:rsid w:val="000D4208"/>
    <w:rsid w:val="000E38AF"/>
    <w:rsid w:val="000E3B6F"/>
    <w:rsid w:val="000E78CC"/>
    <w:rsid w:val="000F1D1B"/>
    <w:rsid w:val="000F5FAD"/>
    <w:rsid w:val="00104340"/>
    <w:rsid w:val="00104EB0"/>
    <w:rsid w:val="00106ED1"/>
    <w:rsid w:val="001074A3"/>
    <w:rsid w:val="0011425C"/>
    <w:rsid w:val="001161A9"/>
    <w:rsid w:val="0012104E"/>
    <w:rsid w:val="001237D4"/>
    <w:rsid w:val="001265CB"/>
    <w:rsid w:val="001273CC"/>
    <w:rsid w:val="0013020F"/>
    <w:rsid w:val="00133FBF"/>
    <w:rsid w:val="00134D23"/>
    <w:rsid w:val="00140D75"/>
    <w:rsid w:val="00142BC9"/>
    <w:rsid w:val="00142FC6"/>
    <w:rsid w:val="00145F71"/>
    <w:rsid w:val="00147680"/>
    <w:rsid w:val="00151226"/>
    <w:rsid w:val="00151D30"/>
    <w:rsid w:val="00155016"/>
    <w:rsid w:val="0015549D"/>
    <w:rsid w:val="00155653"/>
    <w:rsid w:val="001568CF"/>
    <w:rsid w:val="00162E78"/>
    <w:rsid w:val="001641BC"/>
    <w:rsid w:val="001642C5"/>
    <w:rsid w:val="00165888"/>
    <w:rsid w:val="00180824"/>
    <w:rsid w:val="00180E7B"/>
    <w:rsid w:val="001813E3"/>
    <w:rsid w:val="0018241C"/>
    <w:rsid w:val="00183EDB"/>
    <w:rsid w:val="00184546"/>
    <w:rsid w:val="00185500"/>
    <w:rsid w:val="00190A90"/>
    <w:rsid w:val="00192AA6"/>
    <w:rsid w:val="00196198"/>
    <w:rsid w:val="001A502C"/>
    <w:rsid w:val="001B00FD"/>
    <w:rsid w:val="001B17D2"/>
    <w:rsid w:val="001B35C0"/>
    <w:rsid w:val="001D1C64"/>
    <w:rsid w:val="001D6EBA"/>
    <w:rsid w:val="001E0673"/>
    <w:rsid w:val="001E593D"/>
    <w:rsid w:val="001E7B44"/>
    <w:rsid w:val="001E7EAC"/>
    <w:rsid w:val="001F6062"/>
    <w:rsid w:val="001F6C70"/>
    <w:rsid w:val="00211C89"/>
    <w:rsid w:val="002139FB"/>
    <w:rsid w:val="00215355"/>
    <w:rsid w:val="00215B1F"/>
    <w:rsid w:val="00215F6A"/>
    <w:rsid w:val="002176EE"/>
    <w:rsid w:val="00223428"/>
    <w:rsid w:val="0022433C"/>
    <w:rsid w:val="00224DD9"/>
    <w:rsid w:val="00230238"/>
    <w:rsid w:val="002315E4"/>
    <w:rsid w:val="00233246"/>
    <w:rsid w:val="00234436"/>
    <w:rsid w:val="00234A30"/>
    <w:rsid w:val="00235729"/>
    <w:rsid w:val="00240CAE"/>
    <w:rsid w:val="00241D93"/>
    <w:rsid w:val="00244829"/>
    <w:rsid w:val="00247F9B"/>
    <w:rsid w:val="002546CC"/>
    <w:rsid w:val="00260989"/>
    <w:rsid w:val="00261CD2"/>
    <w:rsid w:val="00265E09"/>
    <w:rsid w:val="00266D71"/>
    <w:rsid w:val="00273507"/>
    <w:rsid w:val="00280651"/>
    <w:rsid w:val="0028113F"/>
    <w:rsid w:val="00282CFC"/>
    <w:rsid w:val="00284B9A"/>
    <w:rsid w:val="00284C6E"/>
    <w:rsid w:val="002850DA"/>
    <w:rsid w:val="00286ED2"/>
    <w:rsid w:val="00287593"/>
    <w:rsid w:val="0029534E"/>
    <w:rsid w:val="002A6251"/>
    <w:rsid w:val="002C140C"/>
    <w:rsid w:val="002C7254"/>
    <w:rsid w:val="002D6B81"/>
    <w:rsid w:val="002E2739"/>
    <w:rsid w:val="002E7739"/>
    <w:rsid w:val="002F05DA"/>
    <w:rsid w:val="002F2603"/>
    <w:rsid w:val="00301687"/>
    <w:rsid w:val="00311C39"/>
    <w:rsid w:val="00312EBE"/>
    <w:rsid w:val="00321823"/>
    <w:rsid w:val="00323CA5"/>
    <w:rsid w:val="003252CA"/>
    <w:rsid w:val="00332319"/>
    <w:rsid w:val="00334AE8"/>
    <w:rsid w:val="003412B5"/>
    <w:rsid w:val="00342E8C"/>
    <w:rsid w:val="00347FCD"/>
    <w:rsid w:val="00350B30"/>
    <w:rsid w:val="00360670"/>
    <w:rsid w:val="003768B5"/>
    <w:rsid w:val="003846A4"/>
    <w:rsid w:val="00385866"/>
    <w:rsid w:val="00386F47"/>
    <w:rsid w:val="00390CB7"/>
    <w:rsid w:val="00392920"/>
    <w:rsid w:val="003962D6"/>
    <w:rsid w:val="003A3571"/>
    <w:rsid w:val="003A6732"/>
    <w:rsid w:val="003B6005"/>
    <w:rsid w:val="003B7907"/>
    <w:rsid w:val="003C5651"/>
    <w:rsid w:val="003D3086"/>
    <w:rsid w:val="003D35E3"/>
    <w:rsid w:val="003D63AF"/>
    <w:rsid w:val="003D6C91"/>
    <w:rsid w:val="003D7EB9"/>
    <w:rsid w:val="003E73EA"/>
    <w:rsid w:val="003F65C9"/>
    <w:rsid w:val="003F6621"/>
    <w:rsid w:val="00401AC5"/>
    <w:rsid w:val="00404832"/>
    <w:rsid w:val="00406E4D"/>
    <w:rsid w:val="00407F13"/>
    <w:rsid w:val="00415141"/>
    <w:rsid w:val="00415A9F"/>
    <w:rsid w:val="004208A9"/>
    <w:rsid w:val="0042568C"/>
    <w:rsid w:val="00427818"/>
    <w:rsid w:val="004310B3"/>
    <w:rsid w:val="004365CD"/>
    <w:rsid w:val="00437920"/>
    <w:rsid w:val="00437E05"/>
    <w:rsid w:val="00443610"/>
    <w:rsid w:val="00444A8A"/>
    <w:rsid w:val="0044760B"/>
    <w:rsid w:val="00450B45"/>
    <w:rsid w:val="00452520"/>
    <w:rsid w:val="004535A8"/>
    <w:rsid w:val="00457BBC"/>
    <w:rsid w:val="004649B7"/>
    <w:rsid w:val="004679B0"/>
    <w:rsid w:val="00467A1A"/>
    <w:rsid w:val="00475CBC"/>
    <w:rsid w:val="00482166"/>
    <w:rsid w:val="00484F6F"/>
    <w:rsid w:val="0048730D"/>
    <w:rsid w:val="00491258"/>
    <w:rsid w:val="0049468F"/>
    <w:rsid w:val="00497D92"/>
    <w:rsid w:val="004B1FA4"/>
    <w:rsid w:val="004B64FC"/>
    <w:rsid w:val="004C47C7"/>
    <w:rsid w:val="004C6898"/>
    <w:rsid w:val="004D00EE"/>
    <w:rsid w:val="004D414F"/>
    <w:rsid w:val="004E13FE"/>
    <w:rsid w:val="004E2778"/>
    <w:rsid w:val="004E2E58"/>
    <w:rsid w:val="004F3103"/>
    <w:rsid w:val="004F3960"/>
    <w:rsid w:val="004F7147"/>
    <w:rsid w:val="00501101"/>
    <w:rsid w:val="00501A17"/>
    <w:rsid w:val="00502C76"/>
    <w:rsid w:val="00504184"/>
    <w:rsid w:val="0050483C"/>
    <w:rsid w:val="00506CA0"/>
    <w:rsid w:val="00506D99"/>
    <w:rsid w:val="0051013B"/>
    <w:rsid w:val="005101CE"/>
    <w:rsid w:val="005138E0"/>
    <w:rsid w:val="00515C2B"/>
    <w:rsid w:val="00517188"/>
    <w:rsid w:val="00520547"/>
    <w:rsid w:val="005238D8"/>
    <w:rsid w:val="005244B2"/>
    <w:rsid w:val="0052524B"/>
    <w:rsid w:val="00525BA5"/>
    <w:rsid w:val="00525FF6"/>
    <w:rsid w:val="00531585"/>
    <w:rsid w:val="005324E8"/>
    <w:rsid w:val="005330FE"/>
    <w:rsid w:val="00535601"/>
    <w:rsid w:val="00537C36"/>
    <w:rsid w:val="00540410"/>
    <w:rsid w:val="0054113F"/>
    <w:rsid w:val="005469E8"/>
    <w:rsid w:val="00552231"/>
    <w:rsid w:val="0055328C"/>
    <w:rsid w:val="00556E0D"/>
    <w:rsid w:val="00556E84"/>
    <w:rsid w:val="00566084"/>
    <w:rsid w:val="0057176B"/>
    <w:rsid w:val="0057672D"/>
    <w:rsid w:val="005826CD"/>
    <w:rsid w:val="0059203D"/>
    <w:rsid w:val="00594E91"/>
    <w:rsid w:val="005A2DCD"/>
    <w:rsid w:val="005A3D14"/>
    <w:rsid w:val="005B35DB"/>
    <w:rsid w:val="005B40D6"/>
    <w:rsid w:val="005C167C"/>
    <w:rsid w:val="005C32B8"/>
    <w:rsid w:val="005C39FC"/>
    <w:rsid w:val="005C4F38"/>
    <w:rsid w:val="005D089A"/>
    <w:rsid w:val="005D0E59"/>
    <w:rsid w:val="005D2D7A"/>
    <w:rsid w:val="005D6E89"/>
    <w:rsid w:val="005D7E9D"/>
    <w:rsid w:val="005E67D8"/>
    <w:rsid w:val="005E7076"/>
    <w:rsid w:val="005F10FA"/>
    <w:rsid w:val="005F37C7"/>
    <w:rsid w:val="005F49BA"/>
    <w:rsid w:val="005F4B29"/>
    <w:rsid w:val="00600ABE"/>
    <w:rsid w:val="0060210D"/>
    <w:rsid w:val="00606EC7"/>
    <w:rsid w:val="00607812"/>
    <w:rsid w:val="00615DD4"/>
    <w:rsid w:val="0061644F"/>
    <w:rsid w:val="0061785B"/>
    <w:rsid w:val="00622340"/>
    <w:rsid w:val="00623D4A"/>
    <w:rsid w:val="00625763"/>
    <w:rsid w:val="00627E2B"/>
    <w:rsid w:val="006301FD"/>
    <w:rsid w:val="00630BFD"/>
    <w:rsid w:val="00643423"/>
    <w:rsid w:val="006457F1"/>
    <w:rsid w:val="0065274C"/>
    <w:rsid w:val="00661DB1"/>
    <w:rsid w:val="00662412"/>
    <w:rsid w:val="00667D1E"/>
    <w:rsid w:val="00674428"/>
    <w:rsid w:val="006803C8"/>
    <w:rsid w:val="006822DF"/>
    <w:rsid w:val="006831E1"/>
    <w:rsid w:val="00685AF5"/>
    <w:rsid w:val="00686ACB"/>
    <w:rsid w:val="00687708"/>
    <w:rsid w:val="006A1E6C"/>
    <w:rsid w:val="006A1F42"/>
    <w:rsid w:val="006A6EF9"/>
    <w:rsid w:val="006B07B4"/>
    <w:rsid w:val="006B25AB"/>
    <w:rsid w:val="006B302B"/>
    <w:rsid w:val="006B52CC"/>
    <w:rsid w:val="006B537E"/>
    <w:rsid w:val="006C0A49"/>
    <w:rsid w:val="006C56B5"/>
    <w:rsid w:val="006D204A"/>
    <w:rsid w:val="006D22EA"/>
    <w:rsid w:val="006E00E8"/>
    <w:rsid w:val="006E329F"/>
    <w:rsid w:val="006F292A"/>
    <w:rsid w:val="006F57EE"/>
    <w:rsid w:val="00701817"/>
    <w:rsid w:val="00701BCD"/>
    <w:rsid w:val="00706C83"/>
    <w:rsid w:val="0071054B"/>
    <w:rsid w:val="00714C8B"/>
    <w:rsid w:val="00716D2D"/>
    <w:rsid w:val="00717FD7"/>
    <w:rsid w:val="0072124F"/>
    <w:rsid w:val="00725EAE"/>
    <w:rsid w:val="007307AB"/>
    <w:rsid w:val="007339F8"/>
    <w:rsid w:val="00734FC4"/>
    <w:rsid w:val="00735ECD"/>
    <w:rsid w:val="00736752"/>
    <w:rsid w:val="00745698"/>
    <w:rsid w:val="00746B68"/>
    <w:rsid w:val="00746E15"/>
    <w:rsid w:val="00751694"/>
    <w:rsid w:val="00756407"/>
    <w:rsid w:val="0076072B"/>
    <w:rsid w:val="007723F1"/>
    <w:rsid w:val="00772D39"/>
    <w:rsid w:val="007840C8"/>
    <w:rsid w:val="00785E4D"/>
    <w:rsid w:val="00786BF2"/>
    <w:rsid w:val="00791798"/>
    <w:rsid w:val="00793DF6"/>
    <w:rsid w:val="00794EA5"/>
    <w:rsid w:val="00795518"/>
    <w:rsid w:val="007A1D4F"/>
    <w:rsid w:val="007A221B"/>
    <w:rsid w:val="007A2785"/>
    <w:rsid w:val="007B1B81"/>
    <w:rsid w:val="007B29CE"/>
    <w:rsid w:val="007B566F"/>
    <w:rsid w:val="007B63C1"/>
    <w:rsid w:val="007C0C1F"/>
    <w:rsid w:val="007C1A9E"/>
    <w:rsid w:val="007C221F"/>
    <w:rsid w:val="007C35E6"/>
    <w:rsid w:val="007C48DE"/>
    <w:rsid w:val="007D377C"/>
    <w:rsid w:val="007D42C8"/>
    <w:rsid w:val="007D47AD"/>
    <w:rsid w:val="007D7E8E"/>
    <w:rsid w:val="007E348F"/>
    <w:rsid w:val="007E37B7"/>
    <w:rsid w:val="007E7FA3"/>
    <w:rsid w:val="007F077E"/>
    <w:rsid w:val="007F1FD2"/>
    <w:rsid w:val="007F3BB5"/>
    <w:rsid w:val="00805EF4"/>
    <w:rsid w:val="00812F76"/>
    <w:rsid w:val="008143AD"/>
    <w:rsid w:val="0081483C"/>
    <w:rsid w:val="0081714C"/>
    <w:rsid w:val="0082069F"/>
    <w:rsid w:val="00824B64"/>
    <w:rsid w:val="0082640F"/>
    <w:rsid w:val="008423A7"/>
    <w:rsid w:val="00847433"/>
    <w:rsid w:val="00850BBA"/>
    <w:rsid w:val="008517F3"/>
    <w:rsid w:val="00853660"/>
    <w:rsid w:val="0085373A"/>
    <w:rsid w:val="00861226"/>
    <w:rsid w:val="0086139E"/>
    <w:rsid w:val="00867106"/>
    <w:rsid w:val="008728D7"/>
    <w:rsid w:val="00874502"/>
    <w:rsid w:val="00883A39"/>
    <w:rsid w:val="008A03F9"/>
    <w:rsid w:val="008A160B"/>
    <w:rsid w:val="008A36FD"/>
    <w:rsid w:val="008A3D33"/>
    <w:rsid w:val="008A45FE"/>
    <w:rsid w:val="008A4F7C"/>
    <w:rsid w:val="008A636B"/>
    <w:rsid w:val="008A6897"/>
    <w:rsid w:val="008B1F95"/>
    <w:rsid w:val="008B2370"/>
    <w:rsid w:val="008B4D53"/>
    <w:rsid w:val="008B657A"/>
    <w:rsid w:val="008C47A5"/>
    <w:rsid w:val="008C5721"/>
    <w:rsid w:val="008C6DAC"/>
    <w:rsid w:val="008D12EB"/>
    <w:rsid w:val="008D1A6C"/>
    <w:rsid w:val="008E16BE"/>
    <w:rsid w:val="008E1ECD"/>
    <w:rsid w:val="008E7FD6"/>
    <w:rsid w:val="008F3EB8"/>
    <w:rsid w:val="008F66BD"/>
    <w:rsid w:val="008F6754"/>
    <w:rsid w:val="008F6C6F"/>
    <w:rsid w:val="008F725C"/>
    <w:rsid w:val="008F7488"/>
    <w:rsid w:val="008F7F21"/>
    <w:rsid w:val="00901C9D"/>
    <w:rsid w:val="009021EE"/>
    <w:rsid w:val="009064A3"/>
    <w:rsid w:val="0091072B"/>
    <w:rsid w:val="009221EA"/>
    <w:rsid w:val="00924EE9"/>
    <w:rsid w:val="009265A4"/>
    <w:rsid w:val="00932029"/>
    <w:rsid w:val="00937C46"/>
    <w:rsid w:val="009427DB"/>
    <w:rsid w:val="00951A60"/>
    <w:rsid w:val="00954A90"/>
    <w:rsid w:val="00960BA1"/>
    <w:rsid w:val="00963985"/>
    <w:rsid w:val="009661B1"/>
    <w:rsid w:val="009671B1"/>
    <w:rsid w:val="0097782B"/>
    <w:rsid w:val="0098365D"/>
    <w:rsid w:val="00984126"/>
    <w:rsid w:val="00986587"/>
    <w:rsid w:val="00990696"/>
    <w:rsid w:val="009938AF"/>
    <w:rsid w:val="009A1E4C"/>
    <w:rsid w:val="009A69B5"/>
    <w:rsid w:val="009A73CF"/>
    <w:rsid w:val="009B0FA1"/>
    <w:rsid w:val="009B31FF"/>
    <w:rsid w:val="009B7C82"/>
    <w:rsid w:val="009C0380"/>
    <w:rsid w:val="009C04EB"/>
    <w:rsid w:val="009C6F54"/>
    <w:rsid w:val="009D1008"/>
    <w:rsid w:val="009D2AFF"/>
    <w:rsid w:val="009D461D"/>
    <w:rsid w:val="009D64E8"/>
    <w:rsid w:val="009E40B9"/>
    <w:rsid w:val="009E4BE0"/>
    <w:rsid w:val="009E6A4F"/>
    <w:rsid w:val="009F3346"/>
    <w:rsid w:val="009F53B9"/>
    <w:rsid w:val="009F5560"/>
    <w:rsid w:val="009F5EFA"/>
    <w:rsid w:val="009F6F96"/>
    <w:rsid w:val="00A02A27"/>
    <w:rsid w:val="00A075E7"/>
    <w:rsid w:val="00A117F1"/>
    <w:rsid w:val="00A11F90"/>
    <w:rsid w:val="00A130D7"/>
    <w:rsid w:val="00A20D90"/>
    <w:rsid w:val="00A2293F"/>
    <w:rsid w:val="00A22B21"/>
    <w:rsid w:val="00A24DA9"/>
    <w:rsid w:val="00A26D03"/>
    <w:rsid w:val="00A37C10"/>
    <w:rsid w:val="00A40568"/>
    <w:rsid w:val="00A414DF"/>
    <w:rsid w:val="00A4179F"/>
    <w:rsid w:val="00A420E4"/>
    <w:rsid w:val="00A44789"/>
    <w:rsid w:val="00A47D59"/>
    <w:rsid w:val="00A5169E"/>
    <w:rsid w:val="00A52F5D"/>
    <w:rsid w:val="00A65E98"/>
    <w:rsid w:val="00A67ED5"/>
    <w:rsid w:val="00A74826"/>
    <w:rsid w:val="00A83607"/>
    <w:rsid w:val="00A872B9"/>
    <w:rsid w:val="00AA0CDB"/>
    <w:rsid w:val="00AA26DB"/>
    <w:rsid w:val="00AA3264"/>
    <w:rsid w:val="00AA592C"/>
    <w:rsid w:val="00AB4C35"/>
    <w:rsid w:val="00AB5B64"/>
    <w:rsid w:val="00AB7F51"/>
    <w:rsid w:val="00AC0F0A"/>
    <w:rsid w:val="00AC3C72"/>
    <w:rsid w:val="00AC4F08"/>
    <w:rsid w:val="00AC5D5F"/>
    <w:rsid w:val="00AD5AF1"/>
    <w:rsid w:val="00AD7364"/>
    <w:rsid w:val="00AE04F6"/>
    <w:rsid w:val="00AE2283"/>
    <w:rsid w:val="00AE6FD9"/>
    <w:rsid w:val="00AE7BAE"/>
    <w:rsid w:val="00AF1C47"/>
    <w:rsid w:val="00AF292A"/>
    <w:rsid w:val="00AF34D6"/>
    <w:rsid w:val="00AF3A87"/>
    <w:rsid w:val="00AF45BC"/>
    <w:rsid w:val="00AF5C94"/>
    <w:rsid w:val="00AF6F42"/>
    <w:rsid w:val="00AF7DCF"/>
    <w:rsid w:val="00B0467C"/>
    <w:rsid w:val="00B04CB0"/>
    <w:rsid w:val="00B05719"/>
    <w:rsid w:val="00B07C5C"/>
    <w:rsid w:val="00B11CA3"/>
    <w:rsid w:val="00B12497"/>
    <w:rsid w:val="00B13122"/>
    <w:rsid w:val="00B20E68"/>
    <w:rsid w:val="00B26D0C"/>
    <w:rsid w:val="00B26D78"/>
    <w:rsid w:val="00B47C0D"/>
    <w:rsid w:val="00B5229E"/>
    <w:rsid w:val="00B62DC4"/>
    <w:rsid w:val="00B63D11"/>
    <w:rsid w:val="00B70143"/>
    <w:rsid w:val="00B72636"/>
    <w:rsid w:val="00B74678"/>
    <w:rsid w:val="00B74AB6"/>
    <w:rsid w:val="00B77410"/>
    <w:rsid w:val="00B77C7B"/>
    <w:rsid w:val="00B77FB9"/>
    <w:rsid w:val="00B801A4"/>
    <w:rsid w:val="00B824C6"/>
    <w:rsid w:val="00B84082"/>
    <w:rsid w:val="00B941E9"/>
    <w:rsid w:val="00B9725E"/>
    <w:rsid w:val="00BA1E9B"/>
    <w:rsid w:val="00BA2C34"/>
    <w:rsid w:val="00BB1083"/>
    <w:rsid w:val="00BB3FF9"/>
    <w:rsid w:val="00BC0DAD"/>
    <w:rsid w:val="00BC577F"/>
    <w:rsid w:val="00BD2BAF"/>
    <w:rsid w:val="00BE08BC"/>
    <w:rsid w:val="00BE49EA"/>
    <w:rsid w:val="00BE4AA2"/>
    <w:rsid w:val="00BE5C45"/>
    <w:rsid w:val="00BE643E"/>
    <w:rsid w:val="00BE6C71"/>
    <w:rsid w:val="00BE7413"/>
    <w:rsid w:val="00BF3FFC"/>
    <w:rsid w:val="00BF5A3E"/>
    <w:rsid w:val="00BF6914"/>
    <w:rsid w:val="00C01A32"/>
    <w:rsid w:val="00C02780"/>
    <w:rsid w:val="00C06C78"/>
    <w:rsid w:val="00C07142"/>
    <w:rsid w:val="00C12DD4"/>
    <w:rsid w:val="00C15AC8"/>
    <w:rsid w:val="00C17640"/>
    <w:rsid w:val="00C17DD1"/>
    <w:rsid w:val="00C20F9E"/>
    <w:rsid w:val="00C23D32"/>
    <w:rsid w:val="00C27CBA"/>
    <w:rsid w:val="00C32028"/>
    <w:rsid w:val="00C4190B"/>
    <w:rsid w:val="00C44E60"/>
    <w:rsid w:val="00C53727"/>
    <w:rsid w:val="00C53EA5"/>
    <w:rsid w:val="00C53FF7"/>
    <w:rsid w:val="00C54C08"/>
    <w:rsid w:val="00C5500F"/>
    <w:rsid w:val="00C570C1"/>
    <w:rsid w:val="00C64001"/>
    <w:rsid w:val="00C65756"/>
    <w:rsid w:val="00C7219C"/>
    <w:rsid w:val="00C81D82"/>
    <w:rsid w:val="00C85904"/>
    <w:rsid w:val="00C85D07"/>
    <w:rsid w:val="00C861CE"/>
    <w:rsid w:val="00C86D62"/>
    <w:rsid w:val="00C92AE0"/>
    <w:rsid w:val="00C92BF6"/>
    <w:rsid w:val="00C93CE5"/>
    <w:rsid w:val="00C947B2"/>
    <w:rsid w:val="00CA6F25"/>
    <w:rsid w:val="00CB0FAF"/>
    <w:rsid w:val="00CB1B3A"/>
    <w:rsid w:val="00CB6746"/>
    <w:rsid w:val="00CB79EE"/>
    <w:rsid w:val="00CC0D49"/>
    <w:rsid w:val="00CC1107"/>
    <w:rsid w:val="00CC3E43"/>
    <w:rsid w:val="00CC52A7"/>
    <w:rsid w:val="00CC78E7"/>
    <w:rsid w:val="00CF0095"/>
    <w:rsid w:val="00CF2330"/>
    <w:rsid w:val="00CF5E49"/>
    <w:rsid w:val="00D027AC"/>
    <w:rsid w:val="00D042E6"/>
    <w:rsid w:val="00D0618D"/>
    <w:rsid w:val="00D10722"/>
    <w:rsid w:val="00D12473"/>
    <w:rsid w:val="00D158A6"/>
    <w:rsid w:val="00D24521"/>
    <w:rsid w:val="00D26DE6"/>
    <w:rsid w:val="00D325A6"/>
    <w:rsid w:val="00D3799A"/>
    <w:rsid w:val="00D42E77"/>
    <w:rsid w:val="00D43E2F"/>
    <w:rsid w:val="00D47635"/>
    <w:rsid w:val="00D517D3"/>
    <w:rsid w:val="00D52D72"/>
    <w:rsid w:val="00D56904"/>
    <w:rsid w:val="00D604B9"/>
    <w:rsid w:val="00D7040E"/>
    <w:rsid w:val="00D71B8B"/>
    <w:rsid w:val="00D7502D"/>
    <w:rsid w:val="00D76D47"/>
    <w:rsid w:val="00D76D9E"/>
    <w:rsid w:val="00D85997"/>
    <w:rsid w:val="00D87AF8"/>
    <w:rsid w:val="00D91E19"/>
    <w:rsid w:val="00D93B5D"/>
    <w:rsid w:val="00D94E45"/>
    <w:rsid w:val="00D95410"/>
    <w:rsid w:val="00D954BD"/>
    <w:rsid w:val="00D974FE"/>
    <w:rsid w:val="00D97A68"/>
    <w:rsid w:val="00D97E07"/>
    <w:rsid w:val="00DA0F15"/>
    <w:rsid w:val="00DA5445"/>
    <w:rsid w:val="00DA5627"/>
    <w:rsid w:val="00DC0BF2"/>
    <w:rsid w:val="00DC240C"/>
    <w:rsid w:val="00DC7983"/>
    <w:rsid w:val="00DD0BDD"/>
    <w:rsid w:val="00DD54BE"/>
    <w:rsid w:val="00DD6473"/>
    <w:rsid w:val="00DE6827"/>
    <w:rsid w:val="00DF08EE"/>
    <w:rsid w:val="00DF1FDD"/>
    <w:rsid w:val="00DF6975"/>
    <w:rsid w:val="00DF7981"/>
    <w:rsid w:val="00E161D1"/>
    <w:rsid w:val="00E263E4"/>
    <w:rsid w:val="00E27132"/>
    <w:rsid w:val="00E3598F"/>
    <w:rsid w:val="00E36543"/>
    <w:rsid w:val="00E367EA"/>
    <w:rsid w:val="00E406E4"/>
    <w:rsid w:val="00E4196C"/>
    <w:rsid w:val="00E43476"/>
    <w:rsid w:val="00E52FF3"/>
    <w:rsid w:val="00E60720"/>
    <w:rsid w:val="00E702AC"/>
    <w:rsid w:val="00E71305"/>
    <w:rsid w:val="00E74822"/>
    <w:rsid w:val="00E749BB"/>
    <w:rsid w:val="00E820EC"/>
    <w:rsid w:val="00E83066"/>
    <w:rsid w:val="00E86561"/>
    <w:rsid w:val="00E87281"/>
    <w:rsid w:val="00E914BD"/>
    <w:rsid w:val="00E914F6"/>
    <w:rsid w:val="00E91B20"/>
    <w:rsid w:val="00E97A7F"/>
    <w:rsid w:val="00EA1366"/>
    <w:rsid w:val="00EA4118"/>
    <w:rsid w:val="00EA4DC0"/>
    <w:rsid w:val="00EA4FF7"/>
    <w:rsid w:val="00EA5989"/>
    <w:rsid w:val="00EB7A0C"/>
    <w:rsid w:val="00EC525B"/>
    <w:rsid w:val="00ED011B"/>
    <w:rsid w:val="00EE7055"/>
    <w:rsid w:val="00EF7787"/>
    <w:rsid w:val="00F0089D"/>
    <w:rsid w:val="00F01B20"/>
    <w:rsid w:val="00F029EF"/>
    <w:rsid w:val="00F02E1E"/>
    <w:rsid w:val="00F1200D"/>
    <w:rsid w:val="00F130CE"/>
    <w:rsid w:val="00F15A78"/>
    <w:rsid w:val="00F2284C"/>
    <w:rsid w:val="00F22D21"/>
    <w:rsid w:val="00F23966"/>
    <w:rsid w:val="00F2622D"/>
    <w:rsid w:val="00F36D92"/>
    <w:rsid w:val="00F40F21"/>
    <w:rsid w:val="00F41E1D"/>
    <w:rsid w:val="00F42B70"/>
    <w:rsid w:val="00F4339D"/>
    <w:rsid w:val="00F43490"/>
    <w:rsid w:val="00F45498"/>
    <w:rsid w:val="00F52AEE"/>
    <w:rsid w:val="00F53467"/>
    <w:rsid w:val="00F61DB3"/>
    <w:rsid w:val="00F75C34"/>
    <w:rsid w:val="00F7698E"/>
    <w:rsid w:val="00F77A94"/>
    <w:rsid w:val="00F8224B"/>
    <w:rsid w:val="00F86630"/>
    <w:rsid w:val="00F97154"/>
    <w:rsid w:val="00FA6959"/>
    <w:rsid w:val="00FB2CE8"/>
    <w:rsid w:val="00FB5DF4"/>
    <w:rsid w:val="00FB7823"/>
    <w:rsid w:val="00FC20F0"/>
    <w:rsid w:val="00FC6A6A"/>
    <w:rsid w:val="00FC76A6"/>
    <w:rsid w:val="00FC7731"/>
    <w:rsid w:val="00FE00EA"/>
    <w:rsid w:val="00FE08AB"/>
    <w:rsid w:val="00FE24DF"/>
    <w:rsid w:val="00FE43FA"/>
    <w:rsid w:val="00FE592D"/>
    <w:rsid w:val="00FE7639"/>
    <w:rsid w:val="00FE7AE6"/>
    <w:rsid w:val="00FF2BEC"/>
    <w:rsid w:val="00F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2DA31F-7D2B-429A-8AF7-0C3CDC0B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DIN-Light" w:eastAsia="文鼎新中黑" w:hAnsi="DIN-Light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Georgia" w:hAnsi="Georgia"/>
      <w:b/>
      <w:bCs/>
      <w:sz w:val="20"/>
    </w:rPr>
  </w:style>
  <w:style w:type="paragraph" w:styleId="3">
    <w:name w:val="heading 3"/>
    <w:basedOn w:val="a"/>
    <w:next w:val="a"/>
    <w:link w:val="30"/>
    <w:semiHidden/>
    <w:unhideWhenUsed/>
    <w:qFormat/>
    <w:rsid w:val="00F02E1E"/>
    <w:pPr>
      <w:keepNext/>
      <w:spacing w:line="720" w:lineRule="auto"/>
      <w:outlineLvl w:val="2"/>
    </w:pPr>
    <w:rPr>
      <w:rFonts w:ascii="Calibri Light" w:eastAsia="新細明體" w:hAnsi="Calibri Light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0"/>
  </w:style>
  <w:style w:type="character" w:styleId="a7">
    <w:name w:val="FollowedHyperlink"/>
    <w:rPr>
      <w:color w:val="800080"/>
      <w:u w:val="single"/>
    </w:rPr>
  </w:style>
  <w:style w:type="table" w:styleId="a8">
    <w:name w:val="Table Grid"/>
    <w:basedOn w:val="a1"/>
    <w:rsid w:val="004F5A77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a0"/>
    <w:rsid w:val="00C92AE0"/>
  </w:style>
  <w:style w:type="paragraph" w:customStyle="1" w:styleId="Default">
    <w:name w:val="Default"/>
    <w:rsid w:val="007B63C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0">
    <w:name w:val="標題 3 字元"/>
    <w:link w:val="3"/>
    <w:semiHidden/>
    <w:rsid w:val="00F02E1E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paragraph" w:styleId="a9">
    <w:name w:val="Balloon Text"/>
    <w:basedOn w:val="a"/>
    <w:link w:val="aa"/>
    <w:rsid w:val="007C221F"/>
    <w:rPr>
      <w:rFonts w:ascii="Segoe UI" w:hAnsi="Segoe UI" w:cs="Segoe UI"/>
      <w:sz w:val="18"/>
      <w:szCs w:val="18"/>
    </w:rPr>
  </w:style>
  <w:style w:type="character" w:customStyle="1" w:styleId="aa">
    <w:name w:val="註解方塊文字 字元"/>
    <w:link w:val="a9"/>
    <w:rsid w:val="007C221F"/>
    <w:rPr>
      <w:rFonts w:ascii="Segoe UI" w:eastAsia="文鼎新中黑" w:hAnsi="Segoe UI" w:cs="Segoe UI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D06E-31A1-431B-88FD-1027C41D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2005暑期遊學團</vt:lpstr>
    </vt:vector>
  </TitlesOfParts>
  <Company>SECS</Company>
  <LinksUpToDate>false</LinksUpToDate>
  <CharactersWithSpaces>4538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2005暑期遊學團</dc:title>
  <dc:subject/>
  <dc:creator>Sherlock Wang</dc:creator>
  <cp:keywords/>
  <cp:lastModifiedBy>Sherlock Wang</cp:lastModifiedBy>
  <cp:revision>5</cp:revision>
  <cp:lastPrinted>2014-04-09T22:40:00Z</cp:lastPrinted>
  <dcterms:created xsi:type="dcterms:W3CDTF">2014-06-23T01:18:00Z</dcterms:created>
  <dcterms:modified xsi:type="dcterms:W3CDTF">2014-06-23T02:35:00Z</dcterms:modified>
</cp:coreProperties>
</file>